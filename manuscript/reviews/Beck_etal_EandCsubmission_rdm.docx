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23717C" w14:textId="77777777" w:rsidR="00BB6A5F" w:rsidRDefault="00BC22F8" w:rsidP="009B29B9">
      <w:pPr>
        <w:pStyle w:val="Title"/>
        <w:spacing w:line="480" w:lineRule="auto"/>
      </w:pPr>
      <w:r>
        <w:t>Assessment of the cumulative effects of restoration activities on water quality in Tampa Bay, Florida</w:t>
      </w:r>
    </w:p>
    <w:p w14:paraId="09C56317" w14:textId="77777777" w:rsidR="00BB6A5F" w:rsidRDefault="00BC22F8" w:rsidP="009B29B9">
      <w:pPr>
        <w:pStyle w:val="FirstParagraph"/>
        <w:spacing w:line="480" w:lineRule="auto"/>
      </w:pPr>
      <w:r>
        <w:t>Marcus W. Beck* (</w:t>
      </w:r>
      <w:hyperlink r:id="rId7">
        <w:r>
          <w:rPr>
            <w:rStyle w:val="Hyperlink"/>
          </w:rPr>
          <w:t>marcusb@sccwrp.org</w:t>
        </w:r>
      </w:hyperlink>
      <w:r>
        <w:t>), Southern California Coastal Water Research Project, Costa Mesa, CA</w:t>
      </w:r>
    </w:p>
    <w:p w14:paraId="74770FF1" w14:textId="77777777" w:rsidR="00BB6A5F" w:rsidRDefault="00BC22F8" w:rsidP="009B29B9">
      <w:pPr>
        <w:pStyle w:val="BodyText"/>
        <w:spacing w:line="480" w:lineRule="auto"/>
      </w:pPr>
      <w:r>
        <w:t>Edward T. Sherwood (</w:t>
      </w:r>
      <w:hyperlink r:id="rId8">
        <w:r>
          <w:rPr>
            <w:rStyle w:val="Hyperlink"/>
          </w:rPr>
          <w:t>esherwood@tbep.org</w:t>
        </w:r>
      </w:hyperlink>
      <w:r>
        <w:t>), Tampa Bay Estuary Program, St. Petersburg, FL</w:t>
      </w:r>
    </w:p>
    <w:p w14:paraId="16AB7F4C" w14:textId="77777777" w:rsidR="00BB6A5F" w:rsidRDefault="00BC22F8" w:rsidP="009B29B9">
      <w:pPr>
        <w:pStyle w:val="BodyText"/>
        <w:spacing w:line="480" w:lineRule="auto"/>
      </w:pPr>
      <w:r>
        <w:t>Jessica Renee Henkel (</w:t>
      </w:r>
      <w:hyperlink r:id="rId9">
        <w:r>
          <w:rPr>
            <w:rStyle w:val="Hyperlink"/>
          </w:rPr>
          <w:t>jessica.henkel@restorethegulf.gov</w:t>
        </w:r>
      </w:hyperlink>
      <w:r>
        <w:t>), Gulf Coast Ecosystem Restoration Council, New Orleans, LA</w:t>
      </w:r>
    </w:p>
    <w:p w14:paraId="4C3F4C11" w14:textId="77777777" w:rsidR="00BB6A5F" w:rsidRDefault="00BC22F8" w:rsidP="009B29B9">
      <w:pPr>
        <w:pStyle w:val="BodyText"/>
        <w:spacing w:line="480" w:lineRule="auto"/>
      </w:pPr>
      <w:r>
        <w:t>Kirsten Dorans (</w:t>
      </w:r>
      <w:hyperlink r:id="rId10">
        <w:r>
          <w:rPr>
            <w:rStyle w:val="Hyperlink"/>
          </w:rPr>
          <w:t>kdorans@tulane.edu</w:t>
        </w:r>
      </w:hyperlink>
      <w:r>
        <w:t>), Tulane University School of Public Health and Tropical Medicine, New Orleans, LA</w:t>
      </w:r>
    </w:p>
    <w:p w14:paraId="335610A0" w14:textId="77777777" w:rsidR="00BB6A5F" w:rsidRDefault="00BC22F8" w:rsidP="009B29B9">
      <w:pPr>
        <w:pStyle w:val="BodyText"/>
        <w:spacing w:line="480" w:lineRule="auto"/>
      </w:pPr>
      <w:r>
        <w:t>Kathryn Ireland (</w:t>
      </w:r>
      <w:hyperlink r:id="rId11">
        <w:r>
          <w:rPr>
            <w:rStyle w:val="Hyperlink"/>
          </w:rPr>
          <w:t>kathryn.b.ireland@gmail.com</w:t>
        </w:r>
      </w:hyperlink>
      <w:r>
        <w:t>), Montana State University, Bozeman, MT</w:t>
      </w:r>
    </w:p>
    <w:p w14:paraId="07C8ABE9" w14:textId="77777777" w:rsidR="00BB6A5F" w:rsidRDefault="00BC22F8" w:rsidP="009B29B9">
      <w:pPr>
        <w:pStyle w:val="BodyText"/>
        <w:spacing w:line="480" w:lineRule="auto"/>
      </w:pPr>
      <w:r>
        <w:t>Patricia Varela (</w:t>
      </w:r>
      <w:hyperlink r:id="rId12">
        <w:r>
          <w:rPr>
            <w:rStyle w:val="Hyperlink"/>
          </w:rPr>
          <w:t>pvarela@geosyntec.com</w:t>
        </w:r>
      </w:hyperlink>
      <w:r>
        <w:t>), Geosyntec Consultants Inc., Houston, TX\</w:t>
      </w:r>
    </w:p>
    <w:p w14:paraId="3877BEB2" w14:textId="77777777" w:rsidR="009B29B9" w:rsidRDefault="00BC22F8" w:rsidP="009B29B9">
      <w:pPr>
        <w:pStyle w:val="BodyText"/>
        <w:spacing w:line="480" w:lineRule="auto"/>
      </w:pPr>
      <w:r>
        <w:t>*Corresponding author</w:t>
      </w:r>
    </w:p>
    <w:p w14:paraId="64DB7D37" w14:textId="77777777" w:rsidR="009B29B9" w:rsidRDefault="009B29B9" w:rsidP="009B29B9">
      <w:pPr>
        <w:pStyle w:val="BodyText"/>
        <w:spacing w:line="480" w:lineRule="auto"/>
      </w:pPr>
      <w:r>
        <w:br w:type="page"/>
      </w:r>
    </w:p>
    <w:p w14:paraId="535F9CEB" w14:textId="77777777" w:rsidR="00BB6A5F" w:rsidRDefault="00BC22F8" w:rsidP="009B29B9">
      <w:pPr>
        <w:pStyle w:val="Heading1"/>
        <w:spacing w:line="480" w:lineRule="auto"/>
      </w:pPr>
      <w:bookmarkStart w:id="0" w:name="abstract"/>
      <w:r>
        <w:lastRenderedPageBreak/>
        <w:t>Abstract</w:t>
      </w:r>
      <w:bookmarkEnd w:id="0"/>
    </w:p>
    <w:p w14:paraId="1613B977" w14:textId="77777777" w:rsidR="00BB6A5F" w:rsidRDefault="00BC22F8" w:rsidP="009B29B9">
      <w:pPr>
        <w:pStyle w:val="FirstParagraph"/>
        <w:spacing w:line="480" w:lineRule="auto"/>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w:t>
      </w:r>
      <w:r w:rsidR="00B25F99">
        <w:t>different</w:t>
      </w:r>
      <w:r>
        <w:t xml:space="preserve"> projects. Water infrastructure projects to control </w:t>
      </w:r>
      <w:del w:id="1" w:author="Raphael Mazor" w:date="2019-04-11T14:34:00Z">
        <w:r w:rsidDel="00EE23ED">
          <w:delText xml:space="preserve">point </w:delText>
        </w:r>
      </w:del>
      <w:ins w:id="2" w:author="Raphael Mazor" w:date="2019-04-11T14:34:00Z">
        <w:r w:rsidR="00EE23ED">
          <w:t>point-</w:t>
        </w:r>
      </w:ins>
      <w:r>
        <w:t>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14:paraId="0DBED8C2" w14:textId="77777777" w:rsidR="00B25F99" w:rsidRPr="00B25F99" w:rsidRDefault="00B25F99" w:rsidP="009B29B9">
      <w:pPr>
        <w:pStyle w:val="BodyText"/>
        <w:spacing w:line="480" w:lineRule="auto"/>
      </w:pPr>
      <w:r>
        <w:t xml:space="preserve">Key words: chlorophyll, </w:t>
      </w:r>
      <w:r w:rsidR="0089388C">
        <w:t xml:space="preserve">Gulf of Mexico, </w:t>
      </w:r>
      <w:r>
        <w:t>long-term monitoring, restoration, Tampa Bay, trends</w:t>
      </w:r>
    </w:p>
    <w:p w14:paraId="6D8E4BBD" w14:textId="77777777" w:rsidR="00BB6A5F" w:rsidRDefault="00BC22F8" w:rsidP="009B29B9">
      <w:pPr>
        <w:pStyle w:val="Heading1"/>
        <w:spacing w:line="480" w:lineRule="auto"/>
      </w:pPr>
      <w:bookmarkStart w:id="3" w:name="introduction"/>
      <w:r>
        <w:lastRenderedPageBreak/>
        <w:t>Introduction</w:t>
      </w:r>
      <w:bookmarkEnd w:id="3"/>
    </w:p>
    <w:p w14:paraId="06FC7385" w14:textId="77777777" w:rsidR="00BB6A5F" w:rsidRDefault="00BC22F8" w:rsidP="009B29B9">
      <w:pPr>
        <w:pStyle w:val="FirstParagraph"/>
        <w:spacing w:line="480" w:lineRule="auto"/>
      </w:pPr>
      <w:r>
        <w:t xml:space="preserve">Despite considerable investments over the last four decades in coastal and estuarine ecosystem restoration (Diefenderfer et al. </w:t>
      </w:r>
      <w:hyperlink w:anchor="ref-Diefenderfer16">
        <w:r>
          <w:rPr>
            <w:rStyle w:val="Hyperlink"/>
          </w:rPr>
          <w:t>2016</w:t>
        </w:r>
      </w:hyperlink>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 (Enwright et al. </w:t>
      </w:r>
      <w:hyperlink w:anchor="ref-Enwright16">
        <w:r>
          <w:rPr>
            <w:rStyle w:val="Hyperlink"/>
          </w:rPr>
          <w:t>2016</w:t>
        </w:r>
      </w:hyperlink>
      <w:r>
        <w:t xml:space="preserve">). Competing management and policy directives for flood protection, national commerce and energy development complicate and prolong efforts to abate coastal hypoxia and other coastal water quality issues (Rabotyagov et al. </w:t>
      </w:r>
      <w:hyperlink w:anchor="ref-Rabotyagov14">
        <w:r>
          <w:rPr>
            <w:rStyle w:val="Hyperlink"/>
          </w:rPr>
          <w:t>2014</w:t>
        </w:r>
      </w:hyperlink>
      <w:r>
        <w:t xml:space="preserve">; Alfredo and Russo </w:t>
      </w:r>
      <w:hyperlink w:anchor="ref-Alfredo17">
        <w:r>
          <w:rPr>
            <w:rStyle w:val="Hyperlink"/>
          </w:rPr>
          <w:t>2017</w:t>
        </w:r>
      </w:hyperlink>
      <w:r>
        <w:t xml:space="preserve">). Disputes surrounding fair and equitable natural resource allocation often result in contentious implementation plans for the long-term sustainability of coastal resources (GMFMC </w:t>
      </w:r>
      <w:hyperlink w:anchor="ref-GMFMC17">
        <w:r>
          <w:rPr>
            <w:rStyle w:val="Hyperlink"/>
          </w:rPr>
          <w:t>2017</w:t>
        </w:r>
      </w:hyperlink>
      <w:r>
        <w:t xml:space="preserve">). And, discrete tropical storm (Greening et al. </w:t>
      </w:r>
      <w:hyperlink w:anchor="ref-Greening06b">
        <w:r>
          <w:rPr>
            <w:rStyle w:val="Hyperlink"/>
          </w:rPr>
          <w:t>2006</w:t>
        </w:r>
      </w:hyperlink>
      <w:r>
        <w:t xml:space="preserve">) and large-scale pollution events (Beyer et al. </w:t>
      </w:r>
      <w:hyperlink w:anchor="ref-Beyer16">
        <w:r>
          <w:rPr>
            <w:rStyle w:val="Hyperlink"/>
          </w:rPr>
          <w:t>2016</w:t>
        </w:r>
      </w:hyperlink>
      <w:r>
        <w:t>) often reset, reverse or delay progress in restoring coastal ecosystems. These factors contribute to a complex setting for successful implementation of ecosystem restoration activities within the GOM.</w:t>
      </w:r>
    </w:p>
    <w:p w14:paraId="1DE8717C" w14:textId="77777777" w:rsidR="00BB6A5F" w:rsidRDefault="00BC22F8" w:rsidP="009B29B9">
      <w:pPr>
        <w:pStyle w:val="BodyText"/>
        <w:spacing w:line="480" w:lineRule="auto"/>
      </w:pPr>
      <w:r>
        <w:t xml:space="preserve">In addition to these challenges, the difficulty of rigorously monitoring and understanding an ecosystem’s condition and restoration trajectory at various spatial and temporal scales further constrain rigorous observations of restoration success (Hobbs and Harris </w:t>
      </w:r>
      <w:hyperlink w:anchor="ref-Hobbs01">
        <w:r>
          <w:rPr>
            <w:rStyle w:val="Hyperlink"/>
          </w:rPr>
          <w:t>2001</w:t>
        </w:r>
      </w:hyperlink>
      <w:r>
        <w:t xml:space="preserve">; Liang et al. </w:t>
      </w:r>
      <w:hyperlink w:anchor="ref-Liang19">
        <w:r>
          <w:rPr>
            <w:rStyle w:val="Hyperlink"/>
          </w:rPr>
          <w:t>2019</w:t>
        </w:r>
      </w:hyperlink>
      <w:r>
        <w:t xml:space="preserve">). The lack of long-term environmental monitoring is a primary impediment to understanding pre- versus post- restoration change (Schiff et al. </w:t>
      </w:r>
      <w:hyperlink w:anchor="ref-Schiff16">
        <w:r>
          <w:rPr>
            <w:rStyle w:val="Hyperlink"/>
          </w:rPr>
          <w:t>2016</w:t>
        </w:r>
      </w:hyperlink>
      <w:r>
        <w:t xml:space="preserve">) and also impedes recognition of any coastal ecosystem improvements derived from prolonged management, policy and restoration activities. Long-term coastal monitoring programs can facilitate a broader sense </w:t>
      </w:r>
      <w:r>
        <w:lastRenderedPageBreak/>
        <w:t xml:space="preserve">of how management, policy and restoration activities affect coastal ecosystem quality (Borja et al. </w:t>
      </w:r>
      <w:hyperlink w:anchor="ref-Borja16">
        <w:r>
          <w:rPr>
            <w:rStyle w:val="Hyperlink"/>
          </w:rPr>
          <w:t>2016</w:t>
        </w:r>
      </w:hyperlink>
      <w:r>
        <w:t>). Utilizing lessons</w:t>
      </w:r>
      <w:del w:id="4" w:author="Raphael Mazor" w:date="2019-04-11T14:35:00Z">
        <w:r w:rsidDel="00EE23ED">
          <w:delText>-</w:delText>
        </w:r>
      </w:del>
      <w:ins w:id="5" w:author="Raphael Mazor" w:date="2019-04-11T14:35:00Z">
        <w:r w:rsidR="00EE23ED">
          <w:t xml:space="preserve"> </w:t>
        </w:r>
      </w:ins>
      <w:r>
        <w:t xml:space="preserve">learned from environmental monitoring programs, new frameworks are starting to emerge to better understand and facilitate coastal restoration ecology (Bayraktarov et al. </w:t>
      </w:r>
      <w:hyperlink w:anchor="ref-Bayraktarov16">
        <w:r>
          <w:rPr>
            <w:rStyle w:val="Hyperlink"/>
          </w:rPr>
          <w:t>2016</w:t>
        </w:r>
      </w:hyperlink>
      <w:r>
        <w:t xml:space="preserve">; Diefenderfer et al. </w:t>
      </w:r>
      <w:hyperlink w:anchor="ref-Diefenderfer16">
        <w:r>
          <w:rPr>
            <w:rStyle w:val="Hyperlink"/>
          </w:rPr>
          <w:t>2016</w:t>
        </w:r>
      </w:hyperlink>
      <w:r>
        <w:t>).</w:t>
      </w:r>
    </w:p>
    <w:p w14:paraId="7956766A" w14:textId="77777777" w:rsidR="00BB6A5F" w:rsidRDefault="00BC22F8" w:rsidP="009B29B9">
      <w:pPr>
        <w:pStyle w:val="BodyText"/>
        <w:spacing w:line="480" w:lineRule="auto"/>
      </w:pPr>
      <w:r>
        <w:t xml:space="preserve">A very large, comprehensive and concerted effort to restore Gulf of Mexico coastal ecosystems is currently underway (GCERC </w:t>
      </w:r>
      <w:hyperlink w:anchor="ref-GCERC13">
        <w:r>
          <w:rPr>
            <w:rStyle w:val="Hyperlink"/>
          </w:rPr>
          <w:t>2013</w:t>
        </w:r>
      </w:hyperlink>
      <w:r>
        <w:t xml:space="preserve">; GCERC </w:t>
      </w:r>
      <w:hyperlink w:anchor="ref-GCERC16">
        <w:r>
          <w:rPr>
            <w:rStyle w:val="Hyperlink"/>
          </w:rPr>
          <w:t>2016</w:t>
        </w:r>
      </w:hyperlink>
      <w:r>
        <w:t xml:space="preserve">). Primary funding for this </w:t>
      </w:r>
      <w:commentRangeStart w:id="6"/>
      <w:r>
        <w:t xml:space="preserve">effort </w:t>
      </w:r>
      <w:commentRangeEnd w:id="6"/>
      <w:r w:rsidR="00EE23ED">
        <w:rPr>
          <w:rStyle w:val="CommentReference"/>
        </w:rPr>
        <w:commentReference w:id="6"/>
      </w:r>
      <w:r>
        <w:t>is derived from the legal settlements resulting from the 2010 Deepwater Horizon oil spill. Funding sources include: early restoration investments that were made immediately following the spill, natural resource damage assessments resulting from the spill’s impacts (NRD</w:t>
      </w:r>
      <w:r w:rsidR="00BD74A7">
        <w:t>A</w:t>
      </w:r>
      <w:r>
        <w:t xml:space="preserve"> </w:t>
      </w:r>
      <w:hyperlink w:anchor="ref-NRDA16">
        <w:r>
          <w:rPr>
            <w:rStyle w:val="Hyperlink"/>
          </w:rPr>
          <w:t>2016</w:t>
        </w:r>
      </w:hyperlink>
      <w:r>
        <w:t>), a record legal settlement of civil and criminal penalties negotiated between the responsible parties and the US government with strict US congressional oversight (</w:t>
      </w:r>
      <w:hyperlink r:id="rId16">
        <w:r>
          <w:rPr>
            <w:rStyle w:val="Hyperlink"/>
          </w:rPr>
          <w:t>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 (GCERC </w:t>
      </w:r>
      <w:hyperlink w:anchor="ref-GCERC13">
        <w:r>
          <w:rPr>
            <w:rStyle w:val="Hyperlink"/>
          </w:rPr>
          <w:t>2013</w:t>
        </w:r>
      </w:hyperlink>
      <w:r>
        <w:t xml:space="preserve">; GCERC </w:t>
      </w:r>
      <w:hyperlink w:anchor="ref-GCERC16">
        <w:r>
          <w:rPr>
            <w:rStyle w:val="Hyperlink"/>
          </w:rPr>
          <w:t>2016</w:t>
        </w:r>
      </w:hyperlink>
      <w:r>
        <w:t>).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14:paraId="0509AE95" w14:textId="77777777" w:rsidR="00BB6A5F" w:rsidRDefault="00BC22F8" w:rsidP="009B29B9">
      <w:pPr>
        <w:pStyle w:val="BodyText"/>
        <w:spacing w:line="480" w:lineRule="auto"/>
      </w:pPr>
      <w:r>
        <w:t xml:space="preserve">Tampa Bay (Florida, USA) is the second largest estuarine embayment in the GOM and has been intensively monitored since the mid-1970s (Greening et al. </w:t>
      </w:r>
      <w:hyperlink w:anchor="ref-Greening2014">
        <w:r>
          <w:rPr>
            <w:rStyle w:val="Hyperlink"/>
          </w:rPr>
          <w:t>2014</w:t>
        </w:r>
      </w:hyperlink>
      <w:r>
        <w:t xml:space="preserve">; Sherwood et al. </w:t>
      </w:r>
      <w:hyperlink w:anchor="ref-Sherwood16">
        <w:r>
          <w:rPr>
            <w:rStyle w:val="Hyperlink"/>
          </w:rPr>
          <w:t>2016</w:t>
        </w:r>
      </w:hyperlink>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w:t>
      </w:r>
      <w:r>
        <w:lastRenderedPageBreak/>
        <w:t>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14:paraId="5F7B3729" w14:textId="77777777" w:rsidR="00BB6A5F" w:rsidRDefault="00BC22F8" w:rsidP="009B29B9">
      <w:pPr>
        <w:pStyle w:val="BodyText"/>
        <w:spacing w:line="480" w:lineRule="auto"/>
      </w:pPr>
      <w:r>
        <w:t>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w:t>
      </w:r>
      <w:commentRangeStart w:id="7"/>
      <w:r>
        <w:t xml:space="preserve">. Changes in chlorophyll-a concentrations, a proxy for negative eutrophication effects </w:t>
      </w:r>
      <w:commentRangeEnd w:id="7"/>
      <w:r w:rsidR="00EE23ED">
        <w:rPr>
          <w:rStyle w:val="CommentReference"/>
        </w:rPr>
        <w:commentReference w:id="7"/>
      </w:r>
      <w:r>
        <w:t xml:space="preserve">within Tampa Bay (Greening et al. </w:t>
      </w:r>
      <w:hyperlink w:anchor="ref-Greening2014">
        <w:r>
          <w:rPr>
            <w:rStyle w:val="Hyperlink"/>
          </w:rPr>
          <w:t>2014</w:t>
        </w:r>
      </w:hyperlink>
      <w:r>
        <w:t>), were used as the success metric to evaluate estuarine restoration activities.</w:t>
      </w:r>
    </w:p>
    <w:p w14:paraId="1500001B" w14:textId="77777777" w:rsidR="00BB6A5F" w:rsidRDefault="00BC22F8" w:rsidP="009B29B9">
      <w:pPr>
        <w:pStyle w:val="Heading1"/>
        <w:spacing w:line="480" w:lineRule="auto"/>
      </w:pPr>
      <w:bookmarkStart w:id="8" w:name="methods"/>
      <w:r>
        <w:lastRenderedPageBreak/>
        <w:t>Methods</w:t>
      </w:r>
      <w:bookmarkEnd w:id="8"/>
    </w:p>
    <w:p w14:paraId="3C10C7FA" w14:textId="77777777" w:rsidR="00BB6A5F" w:rsidRDefault="00BC22F8" w:rsidP="009B29B9">
      <w:pPr>
        <w:pStyle w:val="Heading2"/>
        <w:spacing w:line="480" w:lineRule="auto"/>
      </w:pPr>
      <w:bookmarkStart w:id="9" w:name="study-area"/>
      <w:r>
        <w:t>Study area</w:t>
      </w:r>
      <w:bookmarkEnd w:id="9"/>
    </w:p>
    <w:p w14:paraId="6AD49630" w14:textId="77777777" w:rsidR="00BB6A5F" w:rsidRDefault="00BC22F8" w:rsidP="009B29B9">
      <w:pPr>
        <w:pStyle w:val="FirstParagraph"/>
        <w:spacing w:line="480" w:lineRule="auto"/>
      </w:pPr>
      <w:r>
        <w:t xml:space="preserve">Tampa Bay is located on the west-central GOM coast of the Florida peninsula. Its watershed is among the most highly developed regions in Florida (Figure 1). More than 60 percent of land-use within 15 km of the Bay shoreline is urban or suburban (SWFWMD </w:t>
      </w:r>
      <w:hyperlink w:anchor="ref-SWFWMD18">
        <w:r>
          <w:rPr>
            <w:rStyle w:val="Hyperlink"/>
          </w:rPr>
          <w:t>2018</w:t>
        </w:r>
      </w:hyperlink>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 (Greening et al. </w:t>
      </w:r>
      <w:hyperlink w:anchor="ref-Greening2014">
        <w:r>
          <w:rPr>
            <w:rStyle w:val="Hyperlink"/>
          </w:rPr>
          <w:t>2014</w:t>
        </w:r>
      </w:hyperlink>
      <w:r>
        <w:t>).</w:t>
      </w:r>
    </w:p>
    <w:p w14:paraId="78929D81" w14:textId="77777777" w:rsidR="00BB6A5F" w:rsidRDefault="00BC22F8" w:rsidP="009B29B9">
      <w:pPr>
        <w:pStyle w:val="BodyText"/>
        <w:spacing w:line="480" w:lineRule="auto"/>
      </w:pPr>
      <w:r>
        <w:t xml:space="preserve">Water quality data have been collected since the 1970s when environmental conditions were highly degraded. Nitrogen loads into the Bay in the mid-1970s have been estimated as 8.9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kg/y, largely from wastewater effluent (Greening et al. </w:t>
      </w:r>
      <w:hyperlink w:anchor="ref-Greening2014">
        <w:r>
          <w:rPr>
            <w:rStyle w:val="Hyperlink"/>
          </w:rPr>
          <w:t>2014</w:t>
        </w:r>
      </w:hyperlink>
      <w:r>
        <w:t>).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14:paraId="2BB157A0" w14:textId="77777777" w:rsidR="00BB6A5F" w:rsidRDefault="00BC22F8" w:rsidP="009B29B9">
      <w:pPr>
        <w:pStyle w:val="BodyText"/>
        <w:spacing w:line="480" w:lineRule="auto"/>
      </w:pPr>
      <w:r>
        <w:t xml:space="preserve">Current water quality in Tampa Bay is dramatically improved from the degraded historical condition. Most notably, seagrass coverage in 2016 was reported as 16,857 hectares baywide, surpassing the goal of restoring coverage to levels that occurred in 1950 (Sherwood et al. </w:t>
      </w:r>
      <w:hyperlink w:anchor="ref-Sherwood17">
        <w:r>
          <w:rPr>
            <w:rStyle w:val="Hyperlink"/>
          </w:rPr>
          <w:t>2017</w:t>
        </w:r>
      </w:hyperlink>
      <w:r>
        <w:t xml:space="preserve">). </w:t>
      </w:r>
      <w:r>
        <w:lastRenderedPageBreak/>
        <w:t xml:space="preserve">Reductions in nutrient loading (Poe et al. </w:t>
      </w:r>
      <w:hyperlink w:anchor="ref-Poe05">
        <w:r>
          <w:rPr>
            <w:rStyle w:val="Hyperlink"/>
          </w:rPr>
          <w:t>2005</w:t>
        </w:r>
      </w:hyperlink>
      <w:r>
        <w:t xml:space="preserve">; Greening et al. </w:t>
      </w:r>
      <w:hyperlink w:anchor="ref-Greening2014">
        <w:r>
          <w:rPr>
            <w:rStyle w:val="Hyperlink"/>
          </w:rPr>
          <w:t>2014</w:t>
        </w:r>
      </w:hyperlink>
      <w:r>
        <w:t xml:space="preserve">), chlorophyll-a concentrations (Wang et al. </w:t>
      </w:r>
      <w:hyperlink w:anchor="ref-Wang99">
        <w:r>
          <w:rPr>
            <w:rStyle w:val="Hyperlink"/>
          </w:rPr>
          <w:t>1999</w:t>
        </w:r>
      </w:hyperlink>
      <w:r>
        <w:t xml:space="preserve">; Beck and Hagy </w:t>
      </w:r>
      <w:hyperlink w:anchor="ref-Beck15">
        <w:r>
          <w:rPr>
            <w:rStyle w:val="Hyperlink"/>
          </w:rPr>
          <w:t>2015</w:t>
        </w:r>
      </w:hyperlink>
      <w:r>
        <w:t xml:space="preserve">), and improvements in water clarity (Morrison et al. </w:t>
      </w:r>
      <w:hyperlink w:anchor="ref-Morrison06">
        <w:r>
          <w:rPr>
            <w:rStyle w:val="Hyperlink"/>
          </w:rPr>
          <w:t>2006</w:t>
        </w:r>
      </w:hyperlink>
      <w:r>
        <w:t xml:space="preserve">; Beck et al. </w:t>
      </w:r>
      <w:hyperlink w:anchor="ref-Beck17c">
        <w:r>
          <w:rPr>
            <w:rStyle w:val="Hyperlink"/>
          </w:rPr>
          <w:t>201</w:t>
        </w:r>
      </w:hyperlink>
      <w:r w:rsidR="00286524">
        <w:rPr>
          <w:rStyle w:val="Hyperlink"/>
        </w:rPr>
        <w:t>8</w:t>
      </w:r>
      <w:r>
        <w:t xml:space="preserve">) have also preceded the seagrass recovery. Most of these positive changes have resulted from management efforts to reduce point source controls on nutrient pollution in the highly developed areas of Hillsborough Bay (Johansson </w:t>
      </w:r>
      <w:hyperlink w:anchor="ref-Johansson91">
        <w:r>
          <w:rPr>
            <w:rStyle w:val="Hyperlink"/>
          </w:rPr>
          <w:t>1991</w:t>
        </w:r>
      </w:hyperlink>
      <w:r>
        <w:t xml:space="preserve">; Johansson and Lewis III </w:t>
      </w:r>
      <w:hyperlink w:anchor="ref-Johansson92">
        <w:r>
          <w:rPr>
            <w:rStyle w:val="Hyperlink"/>
          </w:rPr>
          <w:t>1992</w:t>
        </w:r>
      </w:hyperlink>
      <w:r>
        <w:t xml:space="preserve">). These controls allowed nutrient and chlorophyll-a targets to be met by the early 1990s. However, numerous smaller-scale projects that have occurred since then have not been thoroughly evaluated. These smaller projects, including watershed-focused efforts (Lewis et al. </w:t>
      </w:r>
      <w:hyperlink w:anchor="ref-Lewis98">
        <w:r>
          <w:rPr>
            <w:rStyle w:val="Hyperlink"/>
          </w:rPr>
          <w:t>1998</w:t>
        </w:r>
      </w:hyperlink>
      <w:r>
        <w:t>), have likely had a supporting role in maintaining the earlier water quality improvements observed after water infrastructure upgrades.</w:t>
      </w:r>
    </w:p>
    <w:p w14:paraId="4D7B4F0B" w14:textId="77777777" w:rsidR="00BB6A5F" w:rsidRDefault="00BC22F8" w:rsidP="009B29B9">
      <w:pPr>
        <w:pStyle w:val="Heading2"/>
        <w:spacing w:line="480" w:lineRule="auto"/>
      </w:pPr>
      <w:bookmarkStart w:id="10" w:name="data-sources"/>
      <w:commentRangeStart w:id="11"/>
      <w:r>
        <w:t>Data sources</w:t>
      </w:r>
      <w:bookmarkEnd w:id="10"/>
      <w:commentRangeEnd w:id="11"/>
      <w:r w:rsidR="00EE23ED">
        <w:rPr>
          <w:rStyle w:val="CommentReference"/>
          <w:rFonts w:eastAsiaTheme="minorHAnsi" w:cstheme="minorBidi"/>
          <w:b w:val="0"/>
          <w:bCs w:val="0"/>
          <w:color w:val="auto"/>
        </w:rPr>
        <w:commentReference w:id="11"/>
      </w:r>
    </w:p>
    <w:p w14:paraId="0E944280" w14:textId="77777777" w:rsidR="00BB6A5F" w:rsidRDefault="00BC22F8" w:rsidP="009B29B9">
      <w:pPr>
        <w:pStyle w:val="FirstParagraph"/>
        <w:spacing w:line="480" w:lineRule="auto"/>
      </w:pPr>
      <w:r>
        <w:t xml:space="preserve">Several databases were combined to document restoration projects in Tampa Bay and its watershed. Data from the Tampa Bay Water Atlas (version 2.3, </w:t>
      </w:r>
      <w:hyperlink r:id="rId17">
        <w:r>
          <w:rPr>
            <w:rStyle w:val="Hyperlink"/>
          </w:rPr>
          <w:t>http://maps.wateratlas.usf.edu/tampabay/</w:t>
        </w:r>
      </w:hyperlink>
      <w:r>
        <w:t xml:space="preserve">, TBEP </w:t>
      </w:r>
      <w:hyperlink w:anchor="ref-TBEP17">
        <w:r>
          <w:rPr>
            <w:rStyle w:val="Hyperlink"/>
          </w:rPr>
          <w:t>2017</w:t>
        </w:r>
      </w:hyperlink>
      <w:r>
        <w:t>)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18">
        <w:r>
          <w:rPr>
            <w:rStyle w:val="Hyperlink"/>
          </w:rPr>
          <w:t>https://gispub2.epa.gov/NEPmap/</w:t>
        </w:r>
      </w:hyperlink>
      <w:r>
        <w:t>). This database provides only basic information, such as year of completion, geographic coordinates, general activities, and areal coverage. Data from the T</w:t>
      </w:r>
      <w:r w:rsidR="00BD74A7">
        <w:t>ampa Bay Estuary Program (TBEP)</w:t>
      </w:r>
      <w:r>
        <w:t xml:space="preserve"> Action Plan Database Portal (</w:t>
      </w:r>
      <w:hyperlink r:id="rId19">
        <w:r>
          <w:rPr>
            <w:rStyle w:val="Hyperlink"/>
          </w:rPr>
          <w:t>https://apdb.tbeptech.org/index.php</w:t>
        </w:r>
      </w:hyperlink>
      <w:r>
        <w:t xml:space="preserve">) documented locations of </w:t>
      </w:r>
      <w:commentRangeStart w:id="12"/>
      <w:r>
        <w:lastRenderedPageBreak/>
        <w:t>infrastructure improvement projects, structural best management practices, and policy-driven stormwater or wastewater management actions</w:t>
      </w:r>
      <w:commentRangeEnd w:id="12"/>
      <w:r w:rsidR="00AA588F">
        <w:rPr>
          <w:rStyle w:val="CommentReference"/>
        </w:rPr>
        <w:commentReference w:id="12"/>
      </w:r>
      <w:r>
        <w:t>.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14:paraId="68C7D262" w14:textId="77777777" w:rsidR="00BB6A5F" w:rsidRDefault="00BC22F8" w:rsidP="009B29B9">
      <w:pPr>
        <w:pStyle w:val="BodyText"/>
        <w:spacing w:line="480" w:lineRule="auto"/>
      </w:pPr>
      <w:commentRangeStart w:id="13"/>
      <w:r>
        <w:t>For all restoration datasets, shared information included the project location, year of completion, and classification of the restoration activity</w:t>
      </w:r>
      <w:commentRangeEnd w:id="13"/>
      <w:r w:rsidR="00EE23ED">
        <w:rPr>
          <w:rStyle w:val="CommentReference"/>
        </w:rPr>
        <w:commentReference w:id="13"/>
      </w:r>
      <w:r>
        <w:t>.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 2). Projects with incomplete information were not included in the final dataset.</w:t>
      </w:r>
    </w:p>
    <w:p w14:paraId="54DEE80B" w14:textId="77777777" w:rsidR="00BB6A5F" w:rsidRDefault="00BC22F8" w:rsidP="009B29B9">
      <w:pPr>
        <w:pStyle w:val="BodyText"/>
        <w:spacing w:line="480" w:lineRule="auto"/>
      </w:pPr>
      <w:r>
        <w:t xml:space="preserve">Water quality data in Tampa Bay have been collected consistently since 1974 by the Environmental Protection Commission of Hillsborough County (Sherwood et al. </w:t>
      </w:r>
      <w:hyperlink w:anchor="ref-Sherwood16">
        <w:r>
          <w:rPr>
            <w:rStyle w:val="Hyperlink"/>
          </w:rPr>
          <w:t>2016</w:t>
        </w:r>
      </w:hyperlink>
      <w:r>
        <w:t>; TBEP</w:t>
      </w:r>
      <w:r w:rsidR="00BD74A7">
        <w:t xml:space="preserve"> </w:t>
      </w:r>
      <w:hyperlink w:anchor="ref-TBEP17">
        <w:r>
          <w:rPr>
            <w:rStyle w:val="Hyperlink"/>
          </w:rPr>
          <w:t>2017</w:t>
        </w:r>
      </w:hyperlink>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 1). Mid-depth </w:t>
      </w:r>
      <w:r>
        <w:lastRenderedPageBreak/>
        <w:t xml:space="preserve">water samples at each station are </w:t>
      </w:r>
      <w:commentRangeStart w:id="14"/>
      <w:r>
        <w:t xml:space="preserve">laboratory processed </w:t>
      </w:r>
      <w:commentRangeEnd w:id="14"/>
      <w:r w:rsidR="00AA588F">
        <w:rPr>
          <w:rStyle w:val="CommentReference"/>
        </w:rPr>
        <w:commentReference w:id="14"/>
      </w:r>
      <w:r>
        <w:t>immediately after collection. Measurements at each site include temperature (</w:t>
      </w:r>
      <w:r>
        <w:rPr>
          <w:vertAlign w:val="superscript"/>
        </w:rPr>
        <w:t>o</w:t>
      </w:r>
      <w:r>
        <w:t>C), Secchi disk depth (m), dissolved oxygen (mg/L), conductivity (</w:t>
      </w:r>
      <m:oMath>
        <m:r>
          <w:rPr>
            <w:rFonts w:ascii="Cambria Math" w:hAnsi="Cambria Math"/>
          </w:rPr>
          <m:t>μ</m:t>
        </m:r>
      </m:oMath>
      <w:r>
        <w:t>Ohms/cm), pH, salinity (psu), turbidity (Nephalometric Turbidity Units), chlorophyll-a (</w:t>
      </w:r>
      <m:oMath>
        <m:r>
          <w:rPr>
            <w:rFonts w:ascii="Cambria Math" w:hAnsi="Cambria Math"/>
          </w:rPr>
          <m:t>μ</m:t>
        </m:r>
      </m:oMath>
      <w:r>
        <w:t>g/L), total nitrogen (mg/L), and total phosphorus (mg/L). For the analysis, all measurements of salinity, total nitrogen, and chlorophyll-a were combined for a total of 515 monthly observations of each parameter at each station.</w:t>
      </w:r>
    </w:p>
    <w:p w14:paraId="0678E429" w14:textId="77777777" w:rsidR="00BB6A5F" w:rsidRDefault="00BC22F8" w:rsidP="009B29B9">
      <w:pPr>
        <w:pStyle w:val="Heading2"/>
        <w:spacing w:line="480" w:lineRule="auto"/>
      </w:pPr>
      <w:bookmarkStart w:id="15" w:name="data-synthesis-and-analysis-framework"/>
      <w:r>
        <w:t>Data synthesis and analysis framework</w:t>
      </w:r>
      <w:bookmarkEnd w:id="15"/>
    </w:p>
    <w:p w14:paraId="66D5BD87" w14:textId="77777777" w:rsidR="00BB6A5F" w:rsidRDefault="00BC22F8" w:rsidP="009B29B9">
      <w:pPr>
        <w:pStyle w:val="FirstParagraph"/>
        <w:spacing w:line="480" w:lineRule="auto"/>
      </w:pPr>
      <w:commentRangeStart w:id="16"/>
      <w:r>
        <w:t>Water</w:t>
      </w:r>
      <w:commentRangeEnd w:id="16"/>
      <w:r w:rsidR="00AA588F">
        <w:rPr>
          <w:rStyle w:val="CommentReference"/>
        </w:rPr>
        <w:commentReference w:id="16"/>
      </w:r>
      <w:r>
        <w:t xml:space="preserve"> quality monitoring sites were </w:t>
      </w:r>
      <w:commentRangeStart w:id="17"/>
      <w:r>
        <w:t>matched to the closest selected restoration projects</w:t>
      </w:r>
      <w:ins w:id="18" w:author="Raphael Mazor" w:date="2019-04-11T14:41:00Z">
        <w:r w:rsidR="00EE23ED">
          <w:t>,</w:t>
        </w:r>
      </w:ins>
      <w:r>
        <w:t xml:space="preserve"> </w:t>
      </w:r>
      <w:commentRangeEnd w:id="17"/>
      <w:r w:rsidR="00EE23ED">
        <w:rPr>
          <w:rStyle w:val="CommentReference"/>
        </w:rPr>
        <w:commentReference w:id="17"/>
      </w:r>
      <w:r>
        <w:t xml:space="preserve">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 </w:t>
      </w:r>
      <m:oMath>
        <m:r>
          <w:rPr>
            <w:rFonts w:ascii="Cambria Math" w:hAnsi="Cambria Math"/>
          </w:rPr>
          <m:t>n</m:t>
        </m:r>
      </m:oMath>
      <w:r>
        <w:t xml:space="preserve"> sites of a given project type could be identified for any water quality station (Figure 3).</w:t>
      </w:r>
    </w:p>
    <w:p w14:paraId="30D4CC92" w14:textId="77777777" w:rsidR="00BB6A5F" w:rsidRDefault="00BC22F8" w:rsidP="009B29B9">
      <w:pPr>
        <w:pStyle w:val="BodyText"/>
        <w:spacing w:line="480" w:lineRule="auto"/>
      </w:pPr>
      <w:r>
        <w:t xml:space="preserve">For each spatial match, temporal matching between water quality stations and restoration projects was obtained by subsetting the water quality data within a time window before and after the completion date of each restoration project (Figure 4). For the closest </w:t>
      </w:r>
      <m:oMath>
        <m:r>
          <w:rPr>
            <w:rFonts w:ascii="Cambria Math" w:hAnsi="Cambria Math"/>
          </w:rPr>
          <m:t>n</m:t>
        </m:r>
      </m:oMath>
      <w:r>
        <w:t xml:space="preserve"> restoration sites for each of five project types, two summarized water quality estimates were obtained to quantify a before and after estimate of chlorophyll-a associated with each project. The </w:t>
      </w:r>
      <w:commentRangeStart w:id="19"/>
      <w:r>
        <w:t xml:space="preserve">before </w:t>
      </w:r>
      <w:commentRangeEnd w:id="19"/>
      <w:r w:rsidR="00EE23ED">
        <w:rPr>
          <w:rStyle w:val="CommentReference"/>
        </w:rPr>
        <w:commentReference w:id="19"/>
      </w:r>
      <w:r>
        <w:t xml:space="preserve">estimate was the average of observations for the year preceding the completion of a project and the after estimate was the average of observations for a year period that occurred after a defined window </w:t>
      </w:r>
      <w:r>
        <w:lastRenderedPageBreak/>
        <w:t xml:space="preserve">of time upon completion of a project. </w:t>
      </w:r>
      <w:del w:id="20" w:author="Raphael Mazor" w:date="2019-04-11T14:48:00Z">
        <w:r w:rsidDel="00AA588F">
          <w:delText xml:space="preserve">Time </w:delText>
        </w:r>
      </w:del>
      <w:ins w:id="21" w:author="Raphael Mazor" w:date="2019-04-11T14:48:00Z">
        <w:r w:rsidR="00AA588F">
          <w:t>Time</w:t>
        </w:r>
        <w:r w:rsidR="00AA588F">
          <w:t>-</w:t>
        </w:r>
      </w:ins>
      <w:r>
        <w:t xml:space="preserve">windows that overlapped the start and end date of the water quality time series were discarded. The final two estimates of the before and after values of the five types of restoration projects at each water quality station were based on an average of the </w:t>
      </w:r>
      <m:oMath>
        <m:r>
          <w:rPr>
            <w:rFonts w:ascii="Cambria Math" w:hAnsi="Cambria Math"/>
          </w:rPr>
          <m:t>n</m:t>
        </m:r>
      </m:oMath>
      <w:r>
        <w:t xml:space="preserve"> closest restoration sites, </w:t>
      </w:r>
      <w:commentRangeStart w:id="22"/>
      <w:r>
        <w:t xml:space="preserve">weighted inversely </w:t>
      </w:r>
      <w:commentRangeEnd w:id="22"/>
      <w:r w:rsidR="00AA588F">
        <w:rPr>
          <w:rStyle w:val="CommentReference"/>
        </w:rPr>
        <w:commentReference w:id="22"/>
      </w:r>
      <w:r>
        <w:t>by distance from the monitoring station.</w:t>
      </w:r>
    </w:p>
    <w:p w14:paraId="6EB8BF6C" w14:textId="77777777" w:rsidR="00BB6A5F" w:rsidRDefault="00BC22F8" w:rsidP="009B29B9">
      <w:pPr>
        <w:pStyle w:val="BodyText"/>
        <w:spacing w:line="480" w:lineRule="auto"/>
      </w:pPr>
      <w:commentRangeStart w:id="23"/>
      <w:r>
        <w:t>Change</w:t>
      </w:r>
      <w:commentRangeEnd w:id="23"/>
      <w:r w:rsidR="00AA588F">
        <w:rPr>
          <w:rStyle w:val="CommentReference"/>
        </w:rPr>
        <w:commentReference w:id="23"/>
      </w:r>
      <w:r>
        <w:t xml:space="preserve"> in water quality relative to each type of restoration project was estimated as:</w:t>
      </w:r>
    </w:p>
    <w:p w14:paraId="40948FE4" w14:textId="77777777" w:rsidR="00BB6A5F" w:rsidRDefault="00BC22F8" w:rsidP="009B29B9">
      <w:pPr>
        <w:pStyle w:val="BodyText"/>
        <w:spacing w:line="480" w:lineRule="auto"/>
      </w:pPr>
      <m:oMathPara>
        <m:oMathParaPr>
          <m:jc m:val="center"/>
        </m:oMathParaPr>
        <m:oMath>
          <m:r>
            <w:rPr>
              <w:rFonts w:ascii="Cambria Math" w:hAnsi="Cambria Math"/>
            </w:rPr>
            <m:t>ΔWQ=</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  (1)</m:t>
          </m:r>
        </m:oMath>
      </m:oMathPara>
    </w:p>
    <w:p w14:paraId="1E60E8D5" w14:textId="77777777" w:rsidR="00BB6A5F" w:rsidRDefault="00BC22F8" w:rsidP="009B29B9">
      <w:pPr>
        <w:pStyle w:val="FirstParagraph"/>
        <w:spacing w:line="480" w:lineRule="auto"/>
      </w:pPr>
      <w:r>
        <w:t xml:space="preserve">where </w:t>
      </w:r>
      <m:oMath>
        <m:r>
          <w:rPr>
            <w:rFonts w:ascii="Cambria Math" w:hAnsi="Cambria Math"/>
          </w:rPr>
          <m:t>ΔWQ</m:t>
        </m:r>
      </m:oMath>
      <w:r>
        <w:t xml:space="preserve"> was the difference between the after and before averages for each of </w:t>
      </w:r>
      <m:oMath>
        <m:r>
          <w:rPr>
            <w:rFonts w:ascii="Cambria Math" w:hAnsi="Cambria Math"/>
          </w:rPr>
          <m:t>n</m:t>
        </m:r>
      </m:oMath>
      <w:r>
        <w:t xml:space="preserve"> spatially matched restoration projects. For each </w:t>
      </w:r>
      <m:oMath>
        <m:r>
          <w:rPr>
            <w:rFonts w:ascii="Cambria Math" w:hAnsi="Cambria Math"/>
          </w:rPr>
          <m:t>i</m:t>
        </m:r>
      </m:oMath>
      <w:r>
        <w:t xml:space="preserve"> of </w:t>
      </w:r>
      <m:oMath>
        <m:r>
          <w:rPr>
            <w:rFonts w:ascii="Cambria Math" w:hAnsi="Cambria Math"/>
          </w:rPr>
          <m:t>n</m:t>
        </m:r>
      </m:oMath>
      <w:r>
        <w:t xml:space="preserve"> projects (</w:t>
      </w:r>
      <m:oMath>
        <m:r>
          <w:rPr>
            <w:rFonts w:ascii="Cambria Math" w:hAnsi="Cambria Math"/>
          </w:rPr>
          <m:t>proj</m:t>
        </m:r>
      </m:oMath>
      <w:r>
        <w:t>), the average water quality (</w:t>
      </w:r>
      <m:oMath>
        <m:groupChr>
          <m:groupChrPr>
            <m:chr m:val="̂"/>
            <m:pos m:val="top"/>
            <m:vertJc m:val="bot"/>
            <m:ctrlPr>
              <w:rPr>
                <w:rFonts w:ascii="Cambria Math" w:hAnsi="Cambria Math"/>
              </w:rPr>
            </m:ctrlPr>
          </m:groupChrPr>
          <m:e>
            <m:r>
              <w:rPr>
                <w:rFonts w:ascii="Cambria Math" w:hAnsi="Cambria Math"/>
              </w:rPr>
              <m:t>wq</m:t>
            </m:r>
          </m:e>
        </m:groupChr>
      </m:oMath>
      <w:r>
        <w:t>) within the window (</w:t>
      </w:r>
      <m:oMath>
        <m:r>
          <w:rPr>
            <w:rFonts w:ascii="Cambria Math" w:hAnsi="Cambria Math"/>
          </w:rPr>
          <m:t>win</m:t>
        </m:r>
      </m:oMath>
      <w:r>
        <w:t>) either before (</w:t>
      </w:r>
      <m:oMath>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oMath>
      <w:r>
        <w:t>) or after (</w:t>
      </w:r>
      <m:oMath>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oMath>
      <w:r>
        <w:t>) the completion date (</w:t>
      </w:r>
      <m:oMath>
        <m:r>
          <w:rPr>
            <w:rFonts w:ascii="Cambria Math" w:hAnsi="Cambria Math"/>
          </w:rPr>
          <m:t>dt</m:t>
        </m:r>
      </m:oMath>
      <w:r>
        <w:t xml:space="preserve">) for project </w:t>
      </w:r>
      <m:oMath>
        <m:r>
          <w:rPr>
            <w:rFonts w:ascii="Cambria Math" w:hAnsi="Cambria Math"/>
          </w:rPr>
          <m:t>i</m:t>
        </m:r>
      </m:oMath>
      <w:r>
        <w:t xml:space="preserve"> was summed. The summation of water quality before and after each project was then divided by the total number of </w:t>
      </w:r>
      <m:oMath>
        <m:r>
          <w:rPr>
            <w:rFonts w:ascii="Cambria Math" w:hAnsi="Cambria Math"/>
          </w:rPr>
          <m:t>n</m:t>
        </m:r>
      </m:oMath>
      <w:r>
        <w:t xml:space="preserve"> matched projects, multiplied by the distance of the projects from a water quality station (</w:t>
      </w:r>
      <m:oMath>
        <m:r>
          <w:rPr>
            <w:rFonts w:ascii="Cambria Math" w:hAnsi="Cambria Math"/>
          </w:rPr>
          <m:t>dis</m:t>
        </m:r>
        <m:sSub>
          <m:sSubPr>
            <m:ctrlPr>
              <w:rPr>
                <w:rFonts w:ascii="Cambria Math" w:hAnsi="Cambria Math"/>
              </w:rPr>
            </m:ctrlPr>
          </m:sSubPr>
          <m:e>
            <m:r>
              <w:rPr>
                <w:rFonts w:ascii="Cambria Math" w:hAnsi="Cambria Math"/>
              </w:rPr>
              <m:t>t</m:t>
            </m:r>
          </m:e>
          <m:sub>
            <m:r>
              <w:rPr>
                <w:rFonts w:ascii="Cambria Math" w:hAnsi="Cambria Math"/>
              </w:rPr>
              <m:t>i∈n</m:t>
            </m:r>
          </m:sub>
        </m:sSub>
      </m:oMath>
      <w:r>
        <w:t xml:space="preserve">). </w:t>
      </w:r>
      <w:commentRangeStart w:id="24"/>
      <w:r>
        <w:t xml:space="preserve">This </w:t>
      </w:r>
      <w:commentRangeEnd w:id="24"/>
      <w:r w:rsidR="00AA588F">
        <w:rPr>
          <w:rStyle w:val="CommentReference"/>
        </w:rPr>
        <w:commentReference w:id="24"/>
      </w:r>
      <w:r>
        <w:t>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 5). Overall differences between project types were evaluated by ANOVA F-tests, whereas pairwise differences between project types were evaluated by t-tests with corrected probability values for multiple comparisons.</w:t>
      </w:r>
    </w:p>
    <w:p w14:paraId="06D10667" w14:textId="77777777" w:rsidR="00BB6A5F" w:rsidRDefault="00BC22F8" w:rsidP="009B29B9">
      <w:pPr>
        <w:pStyle w:val="BodyText"/>
        <w:spacing w:line="480" w:lineRule="auto"/>
      </w:pPr>
      <w:r>
        <w:lastRenderedPageBreak/>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 (Diefenderfer et al. </w:t>
      </w:r>
      <w:hyperlink w:anchor="ref-Diefenderfer11">
        <w:r>
          <w:rPr>
            <w:rStyle w:val="Hyperlink"/>
          </w:rPr>
          <w:t>2011</w:t>
        </w:r>
      </w:hyperlink>
      <w:r>
        <w:t>).</w:t>
      </w:r>
    </w:p>
    <w:p w14:paraId="1BEF5AC9" w14:textId="77777777" w:rsidR="00BB6A5F" w:rsidRDefault="00BC22F8" w:rsidP="009B29B9">
      <w:pPr>
        <w:pStyle w:val="BodyText"/>
        <w:spacing w:line="480" w:lineRule="auto"/>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 (Florida Statute 62-302.532, Janicki et al. </w:t>
      </w:r>
      <w:hyperlink w:anchor="ref-Janicki99">
        <w:r>
          <w:rPr>
            <w:rStyle w:val="Hyperlink"/>
          </w:rPr>
          <w:t>1999</w:t>
        </w:r>
      </w:hyperlink>
      <w:r>
        <w:t>). Stratification by bay segments provided an alternative context for interpreting the results based on areal differences between segments and how restoration projects varied in space and time.</w:t>
      </w:r>
    </w:p>
    <w:p w14:paraId="487AA1CB" w14:textId="77777777" w:rsidR="00BB6A5F" w:rsidRDefault="00BC22F8" w:rsidP="009B29B9">
      <w:pPr>
        <w:pStyle w:val="BodyText"/>
        <w:spacing w:line="480" w:lineRule="auto"/>
      </w:pPr>
      <w:r>
        <w:lastRenderedPageBreak/>
        <w:t xml:space="preserve">The analysis of each project type was bounded by two key parameters in eqn. (1). These include </w:t>
      </w:r>
      <m:oMath>
        <m:r>
          <w:rPr>
            <w:rFonts w:ascii="Cambria Math" w:hAnsi="Cambria Math"/>
          </w:rPr>
          <m:t>n</m:t>
        </m:r>
      </m:oMath>
      <w:r>
        <w:t xml:space="preserve">, the number of spatially-matched restoration projects used to average the cumulative estimate of each project type, and </w:t>
      </w:r>
      <m:oMath>
        <m:r>
          <w:rPr>
            <w:rFonts w:ascii="Cambria Math" w:hAnsi="Cambria Math"/>
          </w:rPr>
          <m:t>win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 (RDCT </w:t>
      </w:r>
      <w:hyperlink w:anchor="ref-RDCT18">
        <w:r>
          <w:rPr>
            <w:rStyle w:val="Hyperlink"/>
          </w:rPr>
          <w:t>2018</w:t>
        </w:r>
      </w:hyperlink>
      <w:r>
        <w:t>).</w:t>
      </w:r>
    </w:p>
    <w:p w14:paraId="239DBB3F" w14:textId="77777777" w:rsidR="00BB6A5F" w:rsidRDefault="00BC22F8" w:rsidP="009B29B9">
      <w:pPr>
        <w:pStyle w:val="Heading2"/>
        <w:spacing w:line="480" w:lineRule="auto"/>
      </w:pPr>
      <w:bookmarkStart w:id="25" w:name="testing-effects-of-restoration-dates-and"/>
      <w:r>
        <w:t>Testing effects of restoration dates and location</w:t>
      </w:r>
      <w:bookmarkEnd w:id="25"/>
    </w:p>
    <w:p w14:paraId="752512D6" w14:textId="77777777" w:rsidR="00BB6A5F" w:rsidRDefault="00BC22F8" w:rsidP="009B29B9">
      <w:pPr>
        <w:pStyle w:val="FirstParagraph"/>
        <w:spacing w:line="480" w:lineRule="auto"/>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w:t>
      </w:r>
      <w:r>
        <w:lastRenderedPageBreak/>
        <w:t>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14:paraId="2A50895D" w14:textId="77777777" w:rsidR="00BB6A5F" w:rsidRDefault="00BC22F8" w:rsidP="009B29B9">
      <w:pPr>
        <w:pStyle w:val="Heading1"/>
        <w:spacing w:line="480" w:lineRule="auto"/>
      </w:pPr>
      <w:bookmarkStart w:id="26" w:name="results"/>
      <w:r>
        <w:t>Results</w:t>
      </w:r>
      <w:bookmarkEnd w:id="26"/>
    </w:p>
    <w:p w14:paraId="6EB284BB" w14:textId="77777777" w:rsidR="00BB6A5F" w:rsidRDefault="00BC22F8" w:rsidP="009B29B9">
      <w:pPr>
        <w:pStyle w:val="Heading2"/>
        <w:spacing w:line="480" w:lineRule="auto"/>
      </w:pPr>
      <w:bookmarkStart w:id="27" w:name="water-quality-observations"/>
      <w:r>
        <w:t>Water quality observations</w:t>
      </w:r>
      <w:bookmarkEnd w:id="27"/>
    </w:p>
    <w:p w14:paraId="519AF2DE" w14:textId="77777777" w:rsidR="00BB6A5F" w:rsidRDefault="00BC22F8" w:rsidP="009B29B9">
      <w:pPr>
        <w:pStyle w:val="FirstParagraph"/>
        <w:spacing w:line="480" w:lineRule="auto"/>
      </w:pPr>
      <w:r>
        <w:t xml:space="preserve">Chlorophyll-a in Tampa Bay decreased over the forty-year record consistent with documented changes (Wang et al. </w:t>
      </w:r>
      <w:hyperlink w:anchor="ref-Wang99">
        <w:r>
          <w:rPr>
            <w:rStyle w:val="Hyperlink"/>
          </w:rPr>
          <w:t>1999</w:t>
        </w:r>
      </w:hyperlink>
      <w:r>
        <w:t xml:space="preserve">; Greening et al. </w:t>
      </w:r>
      <w:hyperlink w:anchor="ref-Greening2014">
        <w:r>
          <w:rPr>
            <w:rStyle w:val="Hyperlink"/>
          </w:rPr>
          <w:t>2014</w:t>
        </w:r>
      </w:hyperlink>
      <w:r>
        <w:t xml:space="preserve">; Beck and Hagy </w:t>
      </w:r>
      <w:hyperlink w:anchor="ref-Beck15">
        <w:r>
          <w:rPr>
            <w:rStyle w:val="Hyperlink"/>
          </w:rPr>
          <w:t>2015</w:t>
        </w:r>
      </w:hyperlink>
      <w:r>
        <w:t xml:space="preserve">) (Table 1). Median concentrations were highest from 1977 to 1987 (median 13.40 </w:t>
      </w:r>
      <m:oMath>
        <m:r>
          <w:rPr>
            <w:rFonts w:ascii="Cambria Math" w:hAnsi="Cambria Math"/>
          </w:rPr>
          <m:t>μ</m:t>
        </m:r>
      </m:oMath>
      <w:r>
        <w:t xml:space="preserve">g/L at low salinity stations &lt;26.5 psu, 7.30 </w:t>
      </w:r>
      <m:oMath>
        <m:r>
          <w:rPr>
            <w:rFonts w:ascii="Cambria Math" w:hAnsi="Cambria Math"/>
          </w:rP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 </w:t>
      </w:r>
      <m:oMath>
        <m:r>
          <w:rPr>
            <w:rFonts w:ascii="Cambria Math" w:hAnsi="Cambria Math"/>
          </w:rPr>
          <m:t>μ</m:t>
        </m:r>
      </m:oMath>
      <w:r>
        <w:t xml:space="preserve">g/L at low salinity stations, 7.23 </w:t>
      </w:r>
      <m:oMath>
        <m:r>
          <w:rPr>
            <w:rFonts w:ascii="Cambria Math" w:hAnsi="Cambria Math"/>
          </w:rP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 (Poe et al. </w:t>
      </w:r>
      <w:hyperlink w:anchor="ref-Poe05">
        <w:r>
          <w:rPr>
            <w:rStyle w:val="Hyperlink"/>
          </w:rPr>
          <w:t>2005</w:t>
        </w:r>
      </w:hyperlink>
      <w:r>
        <w:t xml:space="preserve">; Greening et al. </w:t>
      </w:r>
      <w:hyperlink w:anchor="ref-Greening2014">
        <w:r>
          <w:rPr>
            <w:rStyle w:val="Hyperlink"/>
          </w:rPr>
          <w:t>2014</w:t>
        </w:r>
      </w:hyperlink>
      <w:r>
        <w:t xml:space="preserve">). An exception for total nitrogen was </w:t>
      </w:r>
      <w:r>
        <w:lastRenderedPageBreak/>
        <w:t>observed at high salinity stations where concentrations were relatively constant at approximately 0.55 mg/L from 1987 to 2007. Seasonally, total nitrogen concentrations peaked in the late summer/early fall period.</w:t>
      </w:r>
    </w:p>
    <w:p w14:paraId="40640F15" w14:textId="77777777" w:rsidR="00BB6A5F" w:rsidRDefault="00BC22F8" w:rsidP="009B29B9">
      <w:pPr>
        <w:pStyle w:val="BodyText"/>
        <w:spacing w:line="480" w:lineRule="auto"/>
      </w:pPr>
      <w:r>
        <w:t xml:space="preserve">The monotonic decline in chlorophyll-a concentrations was coincident with the increases in the number and types of restoration projects in the watershed, where the number of documented projects especially increased after 2000 (Figure 2).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 (Johansson </w:t>
      </w:r>
      <w:hyperlink w:anchor="ref-Johansson91">
        <w:r>
          <w:rPr>
            <w:rStyle w:val="Hyperlink"/>
          </w:rPr>
          <w:t>1991</w:t>
        </w:r>
      </w:hyperlink>
      <w:r>
        <w:t xml:space="preserve">; Johansson and Lewis </w:t>
      </w:r>
      <w:hyperlink w:anchor="ref-Johansson92">
        <w:r>
          <w:rPr>
            <w:rStyle w:val="Hyperlink"/>
          </w:rPr>
          <w:t>1992</w:t>
        </w:r>
      </w:hyperlink>
      <w:r>
        <w:t xml:space="preserve">; Lewis et al. </w:t>
      </w:r>
      <w:hyperlink w:anchor="ref-Lewis98">
        <w:r>
          <w:rPr>
            <w:rStyle w:val="Hyperlink"/>
          </w:rPr>
          <w:t>1998</w:t>
        </w:r>
      </w:hyperlink>
      <w:r>
        <w:t>).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14:paraId="59A369B3" w14:textId="77777777" w:rsidR="00BB6A5F" w:rsidRDefault="00BC22F8" w:rsidP="009B29B9">
      <w:pPr>
        <w:pStyle w:val="Heading2"/>
        <w:spacing w:line="480" w:lineRule="auto"/>
      </w:pPr>
      <w:bookmarkStart w:id="28" w:name="associations-between-restoration-project"/>
      <w:r>
        <w:t>Associations between restoration projects and water quality change</w:t>
      </w:r>
      <w:bookmarkEnd w:id="28"/>
    </w:p>
    <w:p w14:paraId="6D1AE665" w14:textId="77777777" w:rsidR="00BB6A5F" w:rsidRDefault="00BC22F8" w:rsidP="009B29B9">
      <w:pPr>
        <w:pStyle w:val="FirstParagraph"/>
        <w:spacing w:line="480" w:lineRule="auto"/>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w:t>
      </w:r>
      <w:r>
        <w:lastRenderedPageBreak/>
        <w:t xml:space="preserve">quality was related to the number of projects for all project types (based on linear models, </w:t>
      </w:r>
      <m:oMath>
        <m:r>
          <w:rPr>
            <w:rFonts w:ascii="Cambria Math" w:hAnsi="Cambria Math"/>
          </w:rPr>
          <m:t>α</m:t>
        </m:r>
      </m:oMath>
      <w:r>
        <w:t xml:space="preserve"> = 0.05; Figure 6). Associations with number of projects were relatively strong for total nitrogen and relatively weaker for chlorophyll-a across project types. Decreases in total nitrogen were most strongly associated with water infrastructure projects for nonpoint source (</w:t>
      </w:r>
      <m:oMath>
        <m:r>
          <w:rPr>
            <w:rFonts w:ascii="Cambria Math" w:hAnsi="Cambria Math"/>
          </w:rPr>
          <m:t>F=65.5,df=1,23,p&lt;0.005</m:t>
        </m:r>
      </m:oMath>
      <w:r>
        <w:t>) and point source controls (</w:t>
      </w:r>
      <m:oMath>
        <m:r>
          <w:rPr>
            <w:rFonts w:ascii="Cambria Math" w:hAnsi="Cambria Math"/>
          </w:rPr>
          <m:t>F=60.8,df=1,21,p&lt;0.005</m:t>
        </m:r>
      </m:oMath>
      <w:r>
        <w:t>), as expected. Habitat protection projects were also strongly associated with decreases in total nitrogen (</w:t>
      </w:r>
      <m:oMath>
        <m:r>
          <w:rPr>
            <w:rFonts w:ascii="Cambria Math" w:hAnsi="Cambria Math"/>
          </w:rPr>
          <m:t>F=34.8,df=1,14,p&lt;0.005</m:t>
        </m:r>
      </m:oMath>
      <w:r>
        <w:t>). For chlorophyll-a, the strongest associations were observed with habitat establishment (</w:t>
      </w:r>
      <m:oMath>
        <m:r>
          <w:rPr>
            <w:rFonts w:ascii="Cambria Math" w:hAnsi="Cambria Math"/>
          </w:rPr>
          <m:t>F=20.8,df=1,35,p&lt;0.005</m:t>
        </m:r>
      </m:oMath>
      <w:r>
        <w:t>) and point source control (</w:t>
      </w:r>
      <m:oMath>
        <m:r>
          <w:rPr>
            <w:rFonts w:ascii="Cambria Math" w:hAnsi="Cambria Math"/>
          </w:rPr>
          <m:t>F=13.7,df=1,22,p&lt;0.005</m:t>
        </m:r>
      </m:oMath>
      <w:r>
        <w:t>) projects. A marginally significant association was observed between chlorophyll-a and cumulative habitat protection projects (</w:t>
      </w:r>
      <m:oMath>
        <m:r>
          <w:rPr>
            <w:rFonts w:ascii="Cambria Math" w:hAnsi="Cambria Math"/>
          </w:rPr>
          <m:t>F=4.6,df=1,14,p=0.049</m:t>
        </m:r>
      </m:oMath>
      <w:r>
        <w:t>).</w:t>
      </w:r>
    </w:p>
    <w:p w14:paraId="3C059FE3" w14:textId="77777777" w:rsidR="00BB6A5F" w:rsidRDefault="00BC22F8" w:rsidP="009B29B9">
      <w:pPr>
        <w:pStyle w:val="BodyText"/>
        <w:spacing w:line="480" w:lineRule="auto"/>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 6). Although significant associations were observed with improvements in water quality and increasing cumulative number of projects, the comparisons in Figure 6 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w:t>
      </w:r>
      <w:r>
        <w:lastRenderedPageBreak/>
        <w:t>Our approach that uses spatial-temporal matching between restoration projects and water quality stations is meant to overcome these challenges.</w:t>
      </w:r>
    </w:p>
    <w:p w14:paraId="3ED39038" w14:textId="77777777" w:rsidR="00BB6A5F" w:rsidRDefault="00BC22F8" w:rsidP="009B29B9">
      <w:pPr>
        <w:pStyle w:val="BodyText"/>
        <w:spacing w:line="480" w:lineRule="auto"/>
      </w:pPr>
      <w:r>
        <w:t>Baywide estimates of the effects of restoration projects using spatial-temporal matching depended on the year window sizes and number of nearby restoration projects matched to each water quality station (Figure 7).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 5 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14:paraId="55509C7E" w14:textId="77777777" w:rsidR="00BB6A5F" w:rsidRDefault="00BC22F8" w:rsidP="009B29B9">
      <w:pPr>
        <w:pStyle w:val="BodyText"/>
        <w:spacing w:line="480" w:lineRule="auto"/>
      </w:pPr>
      <w:r>
        <w:t xml:space="preserve">For site-specific estimates of water quality changes, longer time windows and more project matches with each monitoring station increased observations of significant associations (i.e., more black circles in the maps in Figure 7d, compared to Figure 7a).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w:t>
      </w:r>
      <w:r>
        <w:lastRenderedPageBreak/>
        <w:t>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 1).</w:t>
      </w:r>
    </w:p>
    <w:p w14:paraId="10907A0C" w14:textId="77777777" w:rsidR="00BB6A5F" w:rsidRDefault="00BC22F8" w:rsidP="009B29B9">
      <w:pPr>
        <w:pStyle w:val="BodyText"/>
        <w:spacing w:line="480" w:lineRule="auto"/>
      </w:pPr>
      <w:r>
        <w:t xml:space="preserve">The estimated baywide effects for each project type showed that point source controls were more strongly associated with reductions in chlorophyll-a than the other project types (Figure 7, right plots). This association was particularly strong for the ten year window combinations (Figure 7c, d), where the results suggested an overall baywide reduction in chlorophyll-a of approximately 2 </w:t>
      </w:r>
      <m:oMath>
        <m:r>
          <w:rPr>
            <w:rFonts w:ascii="Cambria Math" w:hAnsi="Cambria Math"/>
          </w:rPr>
          <m:t>μ</m:t>
        </m:r>
      </m:oMath>
      <w:r>
        <w:t xml:space="preserve">g/L, depending on the number of projects implemented (median change across all sites: reduction of 2.7 </w:t>
      </w:r>
      <m:oMath>
        <m:r>
          <w:rPr>
            <w:rFonts w:ascii="Cambria Math" w:hAnsi="Cambria Math"/>
          </w:rPr>
          <m:t>μ</m:t>
        </m:r>
      </m:oMath>
      <w:r>
        <w:t xml:space="preserve">g/L for 10 years, 5 closest projects and 1.6 </w:t>
      </w:r>
      <m:oMath>
        <m:r>
          <w:rPr>
            <w:rFonts w:ascii="Cambria Math" w:hAnsi="Cambria Math"/>
          </w:rPr>
          <m:t>μ</m:t>
        </m:r>
      </m:oMath>
      <w:r>
        <w:t xml:space="preserve">g/L for 10 years, 10 closest projects). Nonpoint source controls were also significantly associated with chlorophyll-a reductions, but only when a large number of projects were implemented (10 closest project combinations, Figure 7b, d). Additionally, the magnitude of nonpoint source control reductions were less than point source controls (reduction of 0.7 </w:t>
      </w:r>
      <m:oMath>
        <m:r>
          <w:rPr>
            <w:rFonts w:ascii="Cambria Math" w:hAnsi="Cambria Math"/>
          </w:rPr>
          <m:t>μ</m:t>
        </m:r>
      </m:oMath>
      <w:r>
        <w:t xml:space="preserve">g/L for 5 years, 10 closest projects and 0.5 </w:t>
      </w:r>
      <m:oMath>
        <m:r>
          <w:rPr>
            <w:rFonts w:ascii="Cambria Math" w:hAnsi="Cambria Math"/>
          </w:rPr>
          <m:t>μ</m:t>
        </m:r>
      </m:oMath>
      <w:r>
        <w:t>g/L for 10 years, 10 closest projects). Habitat protection projects were also significantly associated with baywide changes for all year window, closest project combinations, with the largest estimated reduction of 1</w:t>
      </w:r>
      <m:oMath>
        <m:r>
          <w:rPr>
            <w:rFonts w:ascii="Cambria Math" w:hAnsi="Cambria Math"/>
          </w:rPr>
          <m:t>μ</m:t>
        </m:r>
      </m:oMath>
      <w:r>
        <w:t xml:space="preserve">g/L for the 5 year window, 5 closest projects combination. Habitat enhancement and establishment projects were not strongly associated with baywide </w:t>
      </w:r>
      <w:r>
        <w:lastRenderedPageBreak/>
        <w:t xml:space="preserve">changes in chlorophyll-a, with the exception of habitat establishment for the 10 year window, 10 closest projects combination (0.9 </w:t>
      </w:r>
      <m:oMath>
        <m:r>
          <w:rPr>
            <w:rFonts w:ascii="Cambria Math" w:hAnsi="Cambria Math"/>
          </w:rPr>
          <m:t>μ</m:t>
        </m:r>
      </m:oMath>
      <w:r>
        <w:t>g/L reduction).</w:t>
      </w:r>
    </w:p>
    <w:p w14:paraId="11A6E3E5" w14:textId="77777777" w:rsidR="00BB6A5F" w:rsidRDefault="00BC22F8" w:rsidP="009B29B9">
      <w:pPr>
        <w:pStyle w:val="BodyText"/>
        <w:spacing w:line="480" w:lineRule="auto"/>
      </w:pPr>
      <w:r>
        <w:t>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 2 provides similar information as the plots on the right side of Figure 7, where results are presented similarly but for each of four bay segments (HB: Hillsborough Bay, LTB: Lower Tampa Bay, MTB: Middle Tampa Bay, OTB: Old Tampa Bay, Figure 1)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14:paraId="4A81913F" w14:textId="77777777" w:rsidR="00BB6A5F" w:rsidRDefault="00BC22F8" w:rsidP="009B29B9">
      <w:pPr>
        <w:pStyle w:val="Heading2"/>
        <w:spacing w:line="480" w:lineRule="auto"/>
      </w:pPr>
      <w:bookmarkStart w:id="29" w:name="effects-of-random-restoration-dates-and-"/>
      <w:r>
        <w:t>Effects of random restoration dates and locations</w:t>
      </w:r>
      <w:bookmarkEnd w:id="29"/>
    </w:p>
    <w:p w14:paraId="67ADFB8C" w14:textId="77777777" w:rsidR="00BB6A5F" w:rsidRDefault="00BC22F8" w:rsidP="009B29B9">
      <w:pPr>
        <w:pStyle w:val="FirstParagraph"/>
        <w:spacing w:line="480" w:lineRule="auto"/>
      </w:pPr>
      <w:r>
        <w:t xml:space="preserve">A comparison of the baywide results (Figure 7, right side) to results from simulations where dates and locations were randomized for each restoration project suggested that the framework in eqn. (1) is robust. The same year windows and closest project combinations were evaluated as </w:t>
      </w:r>
      <w:r>
        <w:lastRenderedPageBreak/>
        <w:t>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 3,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14:paraId="189805A6" w14:textId="77777777" w:rsidR="00BB6A5F" w:rsidRDefault="00BC22F8" w:rsidP="009B29B9">
      <w:pPr>
        <w:pStyle w:val="BodyText"/>
        <w:spacing w:line="480" w:lineRule="auto"/>
      </w:pPr>
      <w:r>
        <w:t xml:space="preserve">The “Actual” and “Agreement” columns in Table 3 indicate the estimated changes for each project using the actual restoration dates/locations and if the result agrees with those from the random simulations. In support of the alternative hypothesis, nine of the rows in the “Agreement” 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w:t>
      </w:r>
      <w:r>
        <w:lastRenderedPageBreak/>
        <w:t>signal rather than a false positive result. There is no way of identifying type I errors with the current dataset, although the differences from the null results for habitat enhancement and establishment projects do suggest the framework is robust.</w:t>
      </w:r>
    </w:p>
    <w:p w14:paraId="1B1D7857" w14:textId="77777777" w:rsidR="00BB6A5F" w:rsidRDefault="00BC22F8" w:rsidP="009B29B9">
      <w:pPr>
        <w:pStyle w:val="Heading1"/>
        <w:spacing w:line="480" w:lineRule="auto"/>
      </w:pPr>
      <w:bookmarkStart w:id="30" w:name="discussion"/>
      <w:r>
        <w:t>Discussion</w:t>
      </w:r>
      <w:bookmarkEnd w:id="30"/>
    </w:p>
    <w:p w14:paraId="549E5C93" w14:textId="0911D844" w:rsidR="00BB6A5F" w:rsidRDefault="00BC22F8" w:rsidP="009B29B9">
      <w:pPr>
        <w:pStyle w:val="FirstParagraph"/>
        <w:spacing w:line="480" w:lineRule="auto"/>
      </w:pPr>
      <w:commentRangeStart w:id="31"/>
      <w:r>
        <w:t xml:space="preserve">The results support several conclusions that are consistent with recognized, long-term changes in water quality in Tampa Bay. </w:t>
      </w:r>
      <w:commentRangeEnd w:id="31"/>
      <w:r w:rsidR="00A31513">
        <w:rPr>
          <w:rStyle w:val="CommentReference"/>
        </w:rPr>
        <w:commentReference w:id="31"/>
      </w:r>
      <w:r>
        <w:t xml:space="preserve">Water infrastructure </w:t>
      </w:r>
      <w:ins w:id="32" w:author="Raphael Mazor" w:date="2019-04-11T14:57:00Z">
        <w:r w:rsidR="0058015A">
          <w:t xml:space="preserve">AND RESTORATION </w:t>
        </w:r>
      </w:ins>
      <w:r>
        <w:t>projects related to point</w:t>
      </w:r>
      <w:ins w:id="33" w:author="Raphael Mazor" w:date="2019-04-11T14:56:00Z">
        <w:r w:rsidR="0058015A">
          <w:t>-</w:t>
        </w:r>
      </w:ins>
      <w:r>
        <w:t xml:space="preserve"> and </w:t>
      </w:r>
      <w:del w:id="34" w:author="Raphael Mazor" w:date="2019-04-11T14:56:00Z">
        <w:r w:rsidDel="0058015A">
          <w:delText xml:space="preserve">nonpoint </w:delText>
        </w:r>
      </w:del>
      <w:ins w:id="35" w:author="Raphael Mazor" w:date="2019-04-11T14:56:00Z">
        <w:r w:rsidR="0058015A">
          <w:t>nonpoint</w:t>
        </w:r>
        <w:r w:rsidR="0058015A">
          <w:t>-</w:t>
        </w:r>
      </w:ins>
      <w:r>
        <w:t xml:space="preserve">source controls </w:t>
      </w:r>
      <w:del w:id="36" w:author="Raphael Mazor" w:date="2019-04-11T14:56:00Z">
        <w:r w:rsidDel="0058015A">
          <w:delText xml:space="preserve">were consistently associated with improved water </w:delText>
        </w:r>
        <w:commentRangeStart w:id="37"/>
        <w:r w:rsidDel="0058015A">
          <w:delText>quality</w:delText>
        </w:r>
      </w:del>
      <w:ins w:id="38" w:author="Raphael Mazor" w:date="2019-04-11T14:56:00Z">
        <w:r w:rsidR="0058015A">
          <w:t>WERE</w:t>
        </w:r>
      </w:ins>
      <w:ins w:id="39" w:author="Raphael Mazor" w:date="2019-04-11T14:57:00Z">
        <w:r w:rsidR="0058015A">
          <w:t xml:space="preserve"> BOTH </w:t>
        </w:r>
      </w:ins>
      <w:ins w:id="40" w:author="Raphael Mazor" w:date="2019-04-11T14:56:00Z">
        <w:r w:rsidR="0058015A">
          <w:t>EFFECTIVE</w:t>
        </w:r>
        <w:commentRangeEnd w:id="37"/>
        <w:r w:rsidR="0058015A">
          <w:rPr>
            <w:rStyle w:val="CommentReference"/>
          </w:rPr>
          <w:commentReference w:id="37"/>
        </w:r>
      </w:ins>
      <w:r>
        <w:t xml:space="preserve">. The record of restoration projects included key </w:t>
      </w:r>
      <w:del w:id="41" w:author="Raphael Mazor" w:date="2019-04-11T14:57:00Z">
        <w:r w:rsidDel="0058015A">
          <w:delText xml:space="preserve">point </w:delText>
        </w:r>
      </w:del>
      <w:ins w:id="42" w:author="Raphael Mazor" w:date="2019-04-11T14:57:00Z">
        <w:r w:rsidR="0058015A">
          <w:t>point</w:t>
        </w:r>
        <w:r w:rsidR="0058015A">
          <w:t>-</w:t>
        </w:r>
      </w:ins>
      <w:r>
        <w:t xml:space="preserve">source nutrient controls that occurred primarily in upper Tampa Bay (Hillsborough Bay) and that were successful in reducing nutrient loads during the first two decades of observation (Johansson </w:t>
      </w:r>
      <w:hyperlink w:anchor="ref-Johansson91">
        <w:r>
          <w:rPr>
            <w:rStyle w:val="Hyperlink"/>
          </w:rPr>
          <w:t>1991</w:t>
        </w:r>
      </w:hyperlink>
      <w:r>
        <w:t xml:space="preserve">; Johansson and Lewis </w:t>
      </w:r>
      <w:hyperlink w:anchor="ref-Johansson92">
        <w:r>
          <w:rPr>
            <w:rStyle w:val="Hyperlink"/>
          </w:rPr>
          <w:t>1992</w:t>
        </w:r>
      </w:hyperlink>
      <w:r>
        <w:t xml:space="preserve">; Greening et al. </w:t>
      </w:r>
      <w:hyperlink w:anchor="ref-Greening2014">
        <w:r>
          <w:rPr>
            <w:rStyle w:val="Hyperlink"/>
          </w:rPr>
          <w:t>2014</w:t>
        </w:r>
      </w:hyperlink>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 (Hassett et al. </w:t>
      </w:r>
      <w:hyperlink w:anchor="ref-Hassett05">
        <w:r>
          <w:rPr>
            <w:rStyle w:val="Hyperlink"/>
          </w:rPr>
          <w:t>2005</w:t>
        </w:r>
      </w:hyperlink>
      <w:r>
        <w:t xml:space="preserve">; Meals et al. </w:t>
      </w:r>
      <w:hyperlink w:anchor="ref-Meals10">
        <w:r>
          <w:rPr>
            <w:rStyle w:val="Hyperlink"/>
          </w:rPr>
          <w:t>2010</w:t>
        </w:r>
      </w:hyperlink>
      <w:r>
        <w:t xml:space="preserve">; Liang et al. </w:t>
      </w:r>
      <w:hyperlink w:anchor="ref-Liang19">
        <w:r>
          <w:rPr>
            <w:rStyle w:val="Hyperlink"/>
          </w:rPr>
          <w:t>2019</w:t>
        </w:r>
      </w:hyperlink>
      <w:r>
        <w:t>) and the results suggest that our approach is capable of detecting improvements in water quality from these projects when many are implemented.</w:t>
      </w:r>
    </w:p>
    <w:p w14:paraId="5A524B5E" w14:textId="77777777" w:rsidR="00BB6A5F" w:rsidRDefault="00BC22F8" w:rsidP="009B29B9">
      <w:pPr>
        <w:pStyle w:val="BodyText"/>
        <w:spacing w:line="480" w:lineRule="auto"/>
      </w:pPr>
      <w:r>
        <w:lastRenderedPageBreak/>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 (e.g., Spurgeon </w:t>
      </w:r>
      <w:hyperlink w:anchor="ref-Spurgeon98">
        <w:r>
          <w:rPr>
            <w:rStyle w:val="Hyperlink"/>
          </w:rPr>
          <w:t>1998</w:t>
        </w:r>
      </w:hyperlink>
      <w:r>
        <w:t>).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14:paraId="2222386E" w14:textId="77777777" w:rsidR="00BB6A5F" w:rsidRDefault="00BC22F8" w:rsidP="009B29B9">
      <w:pPr>
        <w:pStyle w:val="BodyText"/>
        <w:spacing w:line="480" w:lineRule="auto"/>
      </w:pPr>
      <w:r>
        <w:t xml:space="preserve">Our results also </w:t>
      </w:r>
      <w:commentRangeStart w:id="43"/>
      <w:r>
        <w:t xml:space="preserve">provide an approach </w:t>
      </w:r>
      <w:commentRangeEnd w:id="43"/>
      <w:r w:rsidR="0058015A">
        <w:rPr>
          <w:rStyle w:val="CommentReference"/>
        </w:rPr>
        <w:commentReference w:id="43"/>
      </w:r>
      <w:r>
        <w:t xml:space="preserve">to identify an expected range of time and number of projects that are associated with potential improvements in water quality (Diefenderfer et al. </w:t>
      </w:r>
      <w:hyperlink w:anchor="ref-Diefenderfer11">
        <w:r>
          <w:rPr>
            <w:rStyle w:val="Hyperlink"/>
          </w:rPr>
          <w:t>2011</w:t>
        </w:r>
      </w:hyperlink>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w:t>
      </w:r>
      <w:r>
        <w:lastRenderedPageBreak/>
        <w:t>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14:paraId="15DBA14A" w14:textId="77777777" w:rsidR="00BB6A5F" w:rsidRDefault="00BC22F8" w:rsidP="009B29B9">
      <w:pPr>
        <w:pStyle w:val="BodyText"/>
        <w:spacing w:line="480" w:lineRule="auto"/>
      </w:pPr>
      <w:commentRangeStart w:id="44"/>
      <w:r>
        <w:t>Conclusions from our approach may also be sensitive to system hysteresis</w:t>
      </w:r>
      <w:commentRangeEnd w:id="44"/>
      <w:r w:rsidR="0058015A">
        <w:rPr>
          <w:rStyle w:val="CommentReference"/>
        </w:rPr>
        <w:commentReference w:id="44"/>
      </w:r>
      <w:r>
        <w:t xml:space="preserve">. An initial improvement of water quality associated with a particular project may be obfuscated by chronic degraded conditions, if additional restoration projects that directly address the underlying problem are not pursued (i.e., Scheffer et al. </w:t>
      </w:r>
      <w:hyperlink w:anchor="ref-Scheffer98">
        <w:r>
          <w:rPr>
            <w:rStyle w:val="Hyperlink"/>
          </w:rPr>
          <w:t>1998</w:t>
        </w:r>
      </w:hyperlink>
      <w:r>
        <w:t xml:space="preserve">; Borja et al. </w:t>
      </w:r>
      <w:hyperlink w:anchor="ref-Borja10">
        <w:r>
          <w:rPr>
            <w:rStyle w:val="Hyperlink"/>
          </w:rPr>
          <w:t>2010</w:t>
        </w:r>
      </w:hyperlink>
      <w:r>
        <w:t>). As an example, habitat enhancement projects were associated with improvements in Lower Tampa Bay only during the five year window when ten projects were implemented; reductions in chlorophyll-a were not shown to persist at the ten year window.</w:t>
      </w:r>
    </w:p>
    <w:p w14:paraId="25C758BE" w14:textId="77777777" w:rsidR="00BB6A5F" w:rsidRDefault="00BC22F8" w:rsidP="009B29B9">
      <w:pPr>
        <w:pStyle w:val="Heading2"/>
        <w:spacing w:line="480" w:lineRule="auto"/>
      </w:pPr>
      <w:bookmarkStart w:id="45" w:name="assumptions-and-limitations"/>
      <w:r>
        <w:lastRenderedPageBreak/>
        <w:t>Assumptions and limitations</w:t>
      </w:r>
      <w:bookmarkEnd w:id="45"/>
    </w:p>
    <w:p w14:paraId="6BA44816" w14:textId="77777777" w:rsidR="00BB6A5F" w:rsidRDefault="00BC22F8" w:rsidP="009B29B9">
      <w:pPr>
        <w:pStyle w:val="FirstParagraph"/>
        <w:spacing w:line="480" w:lineRule="auto"/>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 (e.g., Baird </w:t>
      </w:r>
      <w:hyperlink w:anchor="ref-Baird05">
        <w:r>
          <w:rPr>
            <w:rStyle w:val="Hyperlink"/>
          </w:rPr>
          <w:t>2005</w:t>
        </w:r>
      </w:hyperlink>
      <w:r>
        <w:t xml:space="preserve">; Borja et al. </w:t>
      </w:r>
      <w:hyperlink w:anchor="ref-Borja10">
        <w:r>
          <w:rPr>
            <w:rStyle w:val="Hyperlink"/>
          </w:rPr>
          <w:t>2010</w:t>
        </w:r>
      </w:hyperlink>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 (Diefenderfer et al. </w:t>
      </w:r>
      <w:hyperlink w:anchor="ref-Diefenderfer11">
        <w:r>
          <w:rPr>
            <w:rStyle w:val="Hyperlink"/>
          </w:rPr>
          <w:t>2011</w:t>
        </w:r>
      </w:hyperlink>
      <w:r>
        <w:t>). Both kinds of information are critical to inform and sustain environmental restoration programs.</w:t>
      </w:r>
    </w:p>
    <w:p w14:paraId="186E76BF" w14:textId="77777777" w:rsidR="00BB6A5F" w:rsidRDefault="00BC22F8" w:rsidP="009B29B9">
      <w:pPr>
        <w:pStyle w:val="BodyText"/>
        <w:spacing w:line="480" w:lineRule="auto"/>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 (e.g., improvements from point source controls, Greening et al. </w:t>
      </w:r>
      <w:hyperlink w:anchor="ref-Greening2014">
        <w:r>
          <w:rPr>
            <w:rStyle w:val="Hyperlink"/>
          </w:rPr>
          <w:t>2014</w:t>
        </w:r>
      </w:hyperlink>
      <w:r>
        <w:t xml:space="preserve">; Beck and Hagy </w:t>
      </w:r>
      <w:hyperlink w:anchor="ref-Beck15">
        <w:r>
          <w:rPr>
            <w:rStyle w:val="Hyperlink"/>
          </w:rPr>
          <w:t>2015</w:t>
        </w:r>
      </w:hyperlink>
      <w:r>
        <w:t xml:space="preserve">) provides additional assurance and weight of evidence that our approach improves </w:t>
      </w:r>
      <w:r>
        <w:lastRenderedPageBreak/>
        <w:t xml:space="preserve">our understanding of restoration effectiveness beyond basic relationships presented in Figure 6. Operating under this assumption, an explanation of how the results could be interpreted to guide management is required to minimize extrapolation of conclusions beyond a reasonable level of confidence in what the approach provides (i.e., a levels-of-evidence reasoning, Diefenderfer et al. </w:t>
      </w:r>
      <w:hyperlink w:anchor="ref-Diefenderfer11">
        <w:r>
          <w:rPr>
            <w:rStyle w:val="Hyperlink"/>
          </w:rPr>
          <w:t>2011</w:t>
        </w:r>
      </w:hyperlink>
      <w:r>
        <w:t>).</w:t>
      </w:r>
    </w:p>
    <w:p w14:paraId="60CE2F83" w14:textId="77777777" w:rsidR="00BB6A5F" w:rsidRDefault="00BC22F8" w:rsidP="009B29B9">
      <w:pPr>
        <w:pStyle w:val="BodyText"/>
        <w:spacing w:line="480" w:lineRule="auto"/>
      </w:pPr>
      <w:r>
        <w:t xml:space="preserve">As an example, a practitioner could use the following logic derived from our approach to guide future restoration efforts. Figure 7 suggests that point source controls were responsible for an approximate baywide chlorophyll-a reduction of 2 </w:t>
      </w:r>
      <m:oMath>
        <m:r>
          <w:rPr>
            <w:rFonts w:ascii="Cambria Math" w:hAnsi="Cambria Math"/>
          </w:rP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 </w:t>
      </w:r>
      <m:oMath>
        <m:r>
          <w:rPr>
            <w:rFonts w:ascii="Cambria Math" w:hAnsi="Cambria Math"/>
          </w:rPr>
          <m:t>μ</m:t>
        </m:r>
      </m:oMath>
      <w:r>
        <w:t xml:space="preserve">g/L after ten years, if five projects are implemented in the future. A more correct interpretation is that, historically, the aggregate effect of point source control projects for a “typical” station at any point in the record and location in the bay has been a reduction of 2 </w:t>
      </w:r>
      <m:oMath>
        <m:r>
          <w:rPr>
            <w:rFonts w:ascii="Cambria Math" w:hAnsi="Cambria Math"/>
          </w:rP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 “more effective” in improving downstream water quality because improvements are expected “quicker” and with “fewer” implemented projects, as applied to a </w:t>
      </w:r>
      <w:r>
        <w:lastRenderedPageBreak/>
        <w:t>“typical” water quality station that could be at any location in the bay. Similar but alternative conclusions could be made in different spatial contexts (e.g., “typical” stations in Hillsborough Bay, Table 2).</w:t>
      </w:r>
    </w:p>
    <w:p w14:paraId="6101A248" w14:textId="77777777" w:rsidR="00BB6A5F" w:rsidRDefault="00BC22F8" w:rsidP="009B29B9">
      <w:pPr>
        <w:pStyle w:val="BodyText"/>
        <w:spacing w:line="480" w:lineRule="auto"/>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 (Neckles et al. </w:t>
      </w:r>
      <w:hyperlink w:anchor="ref-Neckles02">
        <w:r>
          <w:rPr>
            <w:rStyle w:val="Hyperlink"/>
          </w:rPr>
          <w:t>2002</w:t>
        </w:r>
      </w:hyperlink>
      <w:r>
        <w:t xml:space="preserve">; NASEM </w:t>
      </w:r>
      <w:hyperlink w:anchor="ref-NASEM17">
        <w:r>
          <w:rPr>
            <w:rStyle w:val="Hyperlink"/>
          </w:rPr>
          <w:t>2017</w:t>
        </w:r>
      </w:hyperlink>
      <w:r>
        <w:t>) 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 7d,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14:paraId="16BBA15D" w14:textId="77777777" w:rsidR="00BB6A5F" w:rsidRDefault="00BC22F8" w:rsidP="009B29B9">
      <w:pPr>
        <w:pStyle w:val="BodyText"/>
        <w:spacing w:line="480" w:lineRule="auto"/>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w:t>
      </w:r>
      <w:r>
        <w:lastRenderedPageBreak/>
        <w:t>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14:paraId="372A3445" w14:textId="77777777" w:rsidR="00BB6A5F" w:rsidRDefault="00BC22F8" w:rsidP="009B29B9">
      <w:pPr>
        <w:pStyle w:val="Heading2"/>
        <w:spacing w:line="480" w:lineRule="auto"/>
      </w:pPr>
      <w:bookmarkStart w:id="46" w:name="conclusions"/>
      <w:r>
        <w:t>Conclusions</w:t>
      </w:r>
      <w:bookmarkStart w:id="47" w:name="_GoBack"/>
      <w:bookmarkEnd w:id="46"/>
      <w:bookmarkEnd w:id="47"/>
    </w:p>
    <w:p w14:paraId="6923F97B" w14:textId="77777777" w:rsidR="00BB6A5F" w:rsidRDefault="00BC22F8" w:rsidP="009B29B9">
      <w:pPr>
        <w:pStyle w:val="FirstParagraph"/>
        <w:spacing w:line="480" w:lineRule="auto"/>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w:t>
      </w:r>
      <w:r>
        <w:lastRenderedPageBreak/>
        <w:t>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14:paraId="2426C94A" w14:textId="77777777" w:rsidR="00BB6A5F" w:rsidRDefault="00BC22F8" w:rsidP="009B29B9">
      <w:pPr>
        <w:pStyle w:val="Heading1"/>
        <w:spacing w:line="480" w:lineRule="auto"/>
      </w:pPr>
      <w:bookmarkStart w:id="48" w:name="supplement"/>
      <w:r>
        <w:t>Supplement</w:t>
      </w:r>
      <w:bookmarkEnd w:id="48"/>
    </w:p>
    <w:p w14:paraId="7F04DB0B" w14:textId="77777777" w:rsidR="00BB6A5F" w:rsidRDefault="00BC22F8" w:rsidP="009B29B9">
      <w:pPr>
        <w:pStyle w:val="FirstParagraph"/>
        <w:spacing w:line="480" w:lineRule="auto"/>
      </w:pPr>
      <w:r>
        <w:t xml:space="preserve">Data analysis frameworks and manuscript source materials available at </w:t>
      </w:r>
      <w:hyperlink r:id="rId20">
        <w:r>
          <w:rPr>
            <w:rStyle w:val="Hyperlink"/>
          </w:rPr>
          <w:t>DOI:10.5281/zenodo.2539623</w:t>
        </w:r>
      </w:hyperlink>
      <w:r>
        <w:t>.</w:t>
      </w:r>
    </w:p>
    <w:p w14:paraId="785439EA" w14:textId="77777777" w:rsidR="00BB6A5F" w:rsidRDefault="00BC22F8" w:rsidP="009B29B9">
      <w:pPr>
        <w:pStyle w:val="Heading1"/>
        <w:spacing w:line="480" w:lineRule="auto"/>
      </w:pPr>
      <w:bookmarkStart w:id="49" w:name="acknowledgments"/>
      <w:r>
        <w:t>Acknowledgments</w:t>
      </w:r>
      <w:bookmarkEnd w:id="49"/>
    </w:p>
    <w:p w14:paraId="523ECF33" w14:textId="77777777" w:rsidR="00517511" w:rsidRDefault="00BC22F8" w:rsidP="009B29B9">
      <w:pPr>
        <w:pStyle w:val="FirstParagraph"/>
        <w:spacing w:line="480" w:lineRule="auto"/>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w:t>
      </w:r>
      <w:r>
        <w:lastRenderedPageBreak/>
        <w:t>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14:paraId="4E9FC7D8" w14:textId="77777777" w:rsidR="00517511" w:rsidRDefault="00517511" w:rsidP="00517511">
      <w:pPr>
        <w:pStyle w:val="BodyText"/>
      </w:pPr>
      <w:r>
        <w:br w:type="page"/>
      </w:r>
    </w:p>
    <w:p w14:paraId="62C28E05" w14:textId="77777777" w:rsidR="00BB6A5F" w:rsidRDefault="00BC22F8" w:rsidP="009B29B9">
      <w:pPr>
        <w:pStyle w:val="Heading1"/>
        <w:spacing w:line="480" w:lineRule="auto"/>
      </w:pPr>
      <w:bookmarkStart w:id="50" w:name="figures"/>
      <w:r>
        <w:lastRenderedPageBreak/>
        <w:t>Figures</w:t>
      </w:r>
      <w:bookmarkEnd w:id="50"/>
    </w:p>
    <w:p w14:paraId="5CCF4CE0" w14:textId="77777777" w:rsidR="00BB6A5F" w:rsidRDefault="00BC22F8" w:rsidP="00A3033B">
      <w:pPr>
        <w:spacing w:line="480" w:lineRule="auto"/>
        <w:jc w:val="center"/>
      </w:pPr>
      <w:r>
        <w:rPr>
          <w:noProof/>
        </w:rPr>
        <w:drawing>
          <wp:inline distT="0" distB="0" distL="0" distR="0" wp14:anchorId="7C84B350" wp14:editId="09DFF0C9">
            <wp:extent cx="5003006" cy="4944681"/>
            <wp:effectExtent l="0" t="0" r="0" b="0"/>
            <wp:docPr id="1" name="Picture"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p:cNvGraphicFramePr/>
            <a:graphic xmlns:a="http://schemas.openxmlformats.org/drawingml/2006/main">
              <a:graphicData uri="http://schemas.openxmlformats.org/drawingml/2006/picture">
                <pic:pic xmlns:pic="http://schemas.openxmlformats.org/drawingml/2006/picture">
                  <pic:nvPicPr>
                    <pic:cNvPr id="0" name="Picture" descr="figs/tbrest_map.png"/>
                    <pic:cNvPicPr>
                      <a:picLocks noChangeAspect="1" noChangeArrowheads="1"/>
                    </pic:cNvPicPr>
                  </pic:nvPicPr>
                  <pic:blipFill>
                    <a:blip r:embed="rId21"/>
                    <a:stretch>
                      <a:fillRect/>
                    </a:stretch>
                  </pic:blipFill>
                  <pic:spPr bwMode="auto">
                    <a:xfrm>
                      <a:off x="0" y="0"/>
                      <a:ext cx="5013256" cy="4954811"/>
                    </a:xfrm>
                    <a:prstGeom prst="rect">
                      <a:avLst/>
                    </a:prstGeom>
                    <a:noFill/>
                    <a:ln w="9525">
                      <a:noFill/>
                      <a:headEnd/>
                      <a:tailEnd/>
                    </a:ln>
                  </pic:spPr>
                </pic:pic>
              </a:graphicData>
            </a:graphic>
          </wp:inline>
        </w:drawing>
      </w:r>
    </w:p>
    <w:p w14:paraId="17C51F45" w14:textId="77777777" w:rsidR="00BB6A5F" w:rsidRDefault="00BC22F8" w:rsidP="009B29B9">
      <w:pPr>
        <w:pStyle w:val="ImageCaption"/>
        <w:spacing w:line="480" w:lineRule="auto"/>
      </w:pPr>
      <w:r>
        <w:t>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14:paraId="004D5125" w14:textId="77777777" w:rsidR="00BB6A5F" w:rsidRDefault="00BC22F8" w:rsidP="009B29B9">
      <w:pPr>
        <w:spacing w:line="480" w:lineRule="auto"/>
      </w:pPr>
      <w:r>
        <w:rPr>
          <w:noProof/>
        </w:rPr>
        <w:lastRenderedPageBreak/>
        <w:drawing>
          <wp:inline distT="0" distB="0" distL="0" distR="0" wp14:anchorId="6F251812" wp14:editId="7D196E8F">
            <wp:extent cx="5943600" cy="3632200"/>
            <wp:effectExtent l="0" t="0" r="0" b="0"/>
            <wp:docPr id="2" name="Picture"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wp:cNvGraphicFramePr/>
            <a:graphic xmlns:a="http://schemas.openxmlformats.org/drawingml/2006/main">
              <a:graphicData uri="http://schemas.openxmlformats.org/drawingml/2006/picture">
                <pic:pic xmlns:pic="http://schemas.openxmlformats.org/drawingml/2006/picture">
                  <pic:nvPicPr>
                    <pic:cNvPr id="0" name="Picture" descr="figs/restyrs.png"/>
                    <pic:cNvPicPr>
                      <a:picLocks noChangeAspect="1" noChangeArrowheads="1"/>
                    </pic:cNvPicPr>
                  </pic:nvPicPr>
                  <pic:blipFill>
                    <a:blip r:embed="rId22"/>
                    <a:stretch>
                      <a:fillRect/>
                    </a:stretch>
                  </pic:blipFill>
                  <pic:spPr bwMode="auto">
                    <a:xfrm>
                      <a:off x="0" y="0"/>
                      <a:ext cx="5943600" cy="3632200"/>
                    </a:xfrm>
                    <a:prstGeom prst="rect">
                      <a:avLst/>
                    </a:prstGeom>
                    <a:noFill/>
                    <a:ln w="9525">
                      <a:noFill/>
                      <a:headEnd/>
                      <a:tailEnd/>
                    </a:ln>
                  </pic:spPr>
                </pic:pic>
              </a:graphicData>
            </a:graphic>
          </wp:inline>
        </w:drawing>
      </w:r>
    </w:p>
    <w:p w14:paraId="312E98F6" w14:textId="77777777" w:rsidR="00BB6A5F" w:rsidRDefault="00BC22F8" w:rsidP="009B29B9">
      <w:pPr>
        <w:pStyle w:val="ImageCaption"/>
        <w:spacing w:line="480" w:lineRule="auto"/>
      </w:pPr>
      <w:r>
        <w:t>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14:paraId="63AEE8C3" w14:textId="77777777" w:rsidR="00BB6A5F" w:rsidRDefault="00BC22F8" w:rsidP="009B29B9">
      <w:pPr>
        <w:spacing w:line="480" w:lineRule="auto"/>
      </w:pPr>
      <w:r>
        <w:rPr>
          <w:noProof/>
        </w:rPr>
        <w:lastRenderedPageBreak/>
        <w:drawing>
          <wp:inline distT="0" distB="0" distL="0" distR="0" wp14:anchorId="53B36640" wp14:editId="24667A4C">
            <wp:extent cx="5943600" cy="3962400"/>
            <wp:effectExtent l="0" t="0" r="0" b="0"/>
            <wp:docPr id="3" name="Picture"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wp:cNvGraphicFramePr/>
            <a:graphic xmlns:a="http://schemas.openxmlformats.org/drawingml/2006/main">
              <a:graphicData uri="http://schemas.openxmlformats.org/drawingml/2006/picture">
                <pic:pic xmlns:pic="http://schemas.openxmlformats.org/drawingml/2006/picture">
                  <pic:nvPicPr>
                    <pic:cNvPr id="0" name="Picture" descr="figs/spmtch.png"/>
                    <pic:cNvPicPr>
                      <a:picLocks noChangeAspect="1" noChangeArrowheads="1"/>
                    </pic:cNvPicPr>
                  </pic:nvPicPr>
                  <pic:blipFill>
                    <a:blip r:embed="rId23"/>
                    <a:stretch>
                      <a:fillRect/>
                    </a:stretch>
                  </pic:blipFill>
                  <pic:spPr bwMode="auto">
                    <a:xfrm>
                      <a:off x="0" y="0"/>
                      <a:ext cx="5943600" cy="3962400"/>
                    </a:xfrm>
                    <a:prstGeom prst="rect">
                      <a:avLst/>
                    </a:prstGeom>
                    <a:noFill/>
                    <a:ln w="9525">
                      <a:noFill/>
                      <a:headEnd/>
                      <a:tailEnd/>
                    </a:ln>
                  </pic:spPr>
                </pic:pic>
              </a:graphicData>
            </a:graphic>
          </wp:inline>
        </w:drawing>
      </w:r>
    </w:p>
    <w:p w14:paraId="48246F6F" w14:textId="77777777" w:rsidR="00A3033B" w:rsidRDefault="00BC22F8" w:rsidP="009B29B9">
      <w:pPr>
        <w:pStyle w:val="ImageCaption"/>
        <w:spacing w:line="480" w:lineRule="auto"/>
      </w:pPr>
      <w:r>
        <w:t>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w:t>
      </w:r>
    </w:p>
    <w:p w14:paraId="38D3D30F" w14:textId="77777777" w:rsidR="00A3033B" w:rsidRDefault="00A3033B">
      <w:pPr>
        <w:rPr>
          <w:i/>
        </w:rPr>
      </w:pPr>
      <w:r>
        <w:br w:type="page"/>
      </w:r>
    </w:p>
    <w:p w14:paraId="3154C935" w14:textId="77777777" w:rsidR="00BB6A5F" w:rsidRDefault="00BC22F8" w:rsidP="009B29B9">
      <w:pPr>
        <w:spacing w:line="480" w:lineRule="auto"/>
      </w:pPr>
      <w:r>
        <w:rPr>
          <w:noProof/>
        </w:rPr>
        <w:lastRenderedPageBreak/>
        <w:drawing>
          <wp:inline distT="0" distB="0" distL="0" distR="0" wp14:anchorId="0A6E6F4F" wp14:editId="49B0D7EE">
            <wp:extent cx="5943600" cy="2097741"/>
            <wp:effectExtent l="0" t="0" r="0" b="0"/>
            <wp:docPr id="4" name="Picture"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wp:cNvGraphicFramePr/>
            <a:graphic xmlns:a="http://schemas.openxmlformats.org/drawingml/2006/main">
              <a:graphicData uri="http://schemas.openxmlformats.org/drawingml/2006/picture">
                <pic:pic xmlns:pic="http://schemas.openxmlformats.org/drawingml/2006/picture">
                  <pic:nvPicPr>
                    <pic:cNvPr id="0" name="Picture" descr="figs/tmmtch.png"/>
                    <pic:cNvPicPr>
                      <a:picLocks noChangeAspect="1" noChangeArrowheads="1"/>
                    </pic:cNvPicPr>
                  </pic:nvPicPr>
                  <pic:blipFill>
                    <a:blip r:embed="rId24"/>
                    <a:stretch>
                      <a:fillRect/>
                    </a:stretch>
                  </pic:blipFill>
                  <pic:spPr bwMode="auto">
                    <a:xfrm>
                      <a:off x="0" y="0"/>
                      <a:ext cx="5943600" cy="2097741"/>
                    </a:xfrm>
                    <a:prstGeom prst="rect">
                      <a:avLst/>
                    </a:prstGeom>
                    <a:noFill/>
                    <a:ln w="9525">
                      <a:noFill/>
                      <a:headEnd/>
                      <a:tailEnd/>
                    </a:ln>
                  </pic:spPr>
                </pic:pic>
              </a:graphicData>
            </a:graphic>
          </wp:inline>
        </w:drawing>
      </w:r>
    </w:p>
    <w:p w14:paraId="1CB7B92B" w14:textId="77777777" w:rsidR="00BB6A5F" w:rsidRDefault="00BC22F8" w:rsidP="009B29B9">
      <w:pPr>
        <w:pStyle w:val="ImageCaption"/>
        <w:spacing w:line="480" w:lineRule="auto"/>
      </w:pPr>
      <w:r>
        <w:t>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w:t>
      </w:r>
    </w:p>
    <w:p w14:paraId="4F4761F7" w14:textId="77777777" w:rsidR="00BB6A5F" w:rsidRDefault="00BC22F8" w:rsidP="009B29B9">
      <w:pPr>
        <w:spacing w:line="480" w:lineRule="auto"/>
      </w:pPr>
      <w:r>
        <w:rPr>
          <w:noProof/>
        </w:rPr>
        <w:lastRenderedPageBreak/>
        <w:drawing>
          <wp:inline distT="0" distB="0" distL="0" distR="0" wp14:anchorId="2058A213" wp14:editId="034E79DD">
            <wp:extent cx="5943600" cy="7167282"/>
            <wp:effectExtent l="0" t="0" r="0" b="0"/>
            <wp:docPr id="5" name="Picture"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figs/statex.png"/>
                    <pic:cNvPicPr>
                      <a:picLocks noChangeAspect="1" noChangeArrowheads="1"/>
                    </pic:cNvPicPr>
                  </pic:nvPicPr>
                  <pic:blipFill>
                    <a:blip r:embed="rId25"/>
                    <a:stretch>
                      <a:fillRect/>
                    </a:stretch>
                  </pic:blipFill>
                  <pic:spPr bwMode="auto">
                    <a:xfrm>
                      <a:off x="0" y="0"/>
                      <a:ext cx="5943600" cy="7167282"/>
                    </a:xfrm>
                    <a:prstGeom prst="rect">
                      <a:avLst/>
                    </a:prstGeom>
                    <a:noFill/>
                    <a:ln w="9525">
                      <a:noFill/>
                      <a:headEnd/>
                      <a:tailEnd/>
                    </a:ln>
                  </pic:spPr>
                </pic:pic>
              </a:graphicData>
            </a:graphic>
          </wp:inline>
        </w:drawing>
      </w:r>
    </w:p>
    <w:p w14:paraId="0086152E" w14:textId="77777777" w:rsidR="00A3033B" w:rsidRDefault="00BC22F8" w:rsidP="009B29B9">
      <w:pPr>
        <w:pStyle w:val="ImageCaption"/>
        <w:spacing w:line="480" w:lineRule="auto"/>
      </w:pPr>
      <w:r>
        <w:t xml:space="preserve">Figure 5 Steps to estimate cumulative water quality changes at a single station associated with a selected number of projects and time windows. Subplot (a) shows a station in Middle Tampa Bay </w:t>
      </w:r>
      <w:r>
        <w:lastRenderedPageBreak/>
        <w:t>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14:paraId="32E72E06" w14:textId="77777777" w:rsidR="00A3033B" w:rsidRDefault="00A3033B">
      <w:pPr>
        <w:rPr>
          <w:i/>
        </w:rPr>
      </w:pPr>
      <w:r>
        <w:br w:type="page"/>
      </w:r>
    </w:p>
    <w:p w14:paraId="69DD6B61" w14:textId="77777777" w:rsidR="00BB6A5F" w:rsidRDefault="00BC22F8" w:rsidP="009B29B9">
      <w:pPr>
        <w:spacing w:line="480" w:lineRule="auto"/>
      </w:pPr>
      <w:r>
        <w:rPr>
          <w:noProof/>
        </w:rPr>
        <w:lastRenderedPageBreak/>
        <w:drawing>
          <wp:inline distT="0" distB="0" distL="0" distR="0" wp14:anchorId="74A5C748" wp14:editId="16DB179D">
            <wp:extent cx="5943600" cy="3566159"/>
            <wp:effectExtent l="0" t="0" r="0" b="0"/>
            <wp:docPr id="6" name="Picture"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wp:cNvGraphicFramePr/>
            <a:graphic xmlns:a="http://schemas.openxmlformats.org/drawingml/2006/main">
              <a:graphicData uri="http://schemas.openxmlformats.org/drawingml/2006/picture">
                <pic:pic xmlns:pic="http://schemas.openxmlformats.org/drawingml/2006/picture">
                  <pic:nvPicPr>
                    <pic:cNvPr id="0" name="Picture" descr="figs/cumprj.png"/>
                    <pic:cNvPicPr>
                      <a:picLocks noChangeAspect="1" noChangeArrowheads="1"/>
                    </pic:cNvPicPr>
                  </pic:nvPicPr>
                  <pic:blipFill>
                    <a:blip r:embed="rId26"/>
                    <a:stretch>
                      <a:fillRect/>
                    </a:stretch>
                  </pic:blipFill>
                  <pic:spPr bwMode="auto">
                    <a:xfrm>
                      <a:off x="0" y="0"/>
                      <a:ext cx="5943600" cy="3566159"/>
                    </a:xfrm>
                    <a:prstGeom prst="rect">
                      <a:avLst/>
                    </a:prstGeom>
                    <a:noFill/>
                    <a:ln w="9525">
                      <a:noFill/>
                      <a:headEnd/>
                      <a:tailEnd/>
                    </a:ln>
                  </pic:spPr>
                </pic:pic>
              </a:graphicData>
            </a:graphic>
          </wp:inline>
        </w:drawing>
      </w:r>
    </w:p>
    <w:p w14:paraId="6E6D4D5A" w14:textId="77777777" w:rsidR="00BB6A5F" w:rsidRDefault="00BC22F8" w:rsidP="009B29B9">
      <w:pPr>
        <w:pStyle w:val="ImageCaption"/>
        <w:spacing w:line="480" w:lineRule="auto"/>
      </w:pPr>
      <w:r>
        <w:t>Figure 6 Relationships between cumulative number of restoration projects over time and water quality observations in Tampa Bay. The plot shows median total nitrogen (mg/L) and chlorophyll-a (</w:t>
      </w:r>
      <m:oMath>
        <m:r>
          <w:rPr>
            <w:rFonts w:ascii="Cambria Math" w:hAnsi="Cambria Math"/>
          </w:rPr>
          <m:t>μ</m:t>
        </m:r>
      </m:oMath>
      <w:r>
        <w:t>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14:paraId="723D676F" w14:textId="77777777" w:rsidR="00BB6A5F" w:rsidRDefault="00BC22F8" w:rsidP="009B29B9">
      <w:pPr>
        <w:spacing w:line="480" w:lineRule="auto"/>
      </w:pPr>
      <w:r>
        <w:rPr>
          <w:noProof/>
        </w:rPr>
        <w:lastRenderedPageBreak/>
        <w:drawing>
          <wp:inline distT="0" distB="0" distL="0" distR="0" wp14:anchorId="6E258F37" wp14:editId="31F41F20">
            <wp:extent cx="5943600" cy="5283200"/>
            <wp:effectExtent l="0" t="0" r="0" b="0"/>
            <wp:docPr id="7" name="Picture"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wp:cNvGraphicFramePr/>
            <a:graphic xmlns:a="http://schemas.openxmlformats.org/drawingml/2006/main">
              <a:graphicData uri="http://schemas.openxmlformats.org/drawingml/2006/picture">
                <pic:pic xmlns:pic="http://schemas.openxmlformats.org/drawingml/2006/picture">
                  <pic:nvPicPr>
                    <pic:cNvPr id="0" name="Picture" descr="figs/prjsig.png"/>
                    <pic:cNvPicPr>
                      <a:picLocks noChangeAspect="1" noChangeArrowheads="1"/>
                    </pic:cNvPicPr>
                  </pic:nvPicPr>
                  <pic:blipFill>
                    <a:blip r:embed="rId27"/>
                    <a:stretch>
                      <a:fillRect/>
                    </a:stretch>
                  </pic:blipFill>
                  <pic:spPr bwMode="auto">
                    <a:xfrm>
                      <a:off x="0" y="0"/>
                      <a:ext cx="5943600" cy="5283200"/>
                    </a:xfrm>
                    <a:prstGeom prst="rect">
                      <a:avLst/>
                    </a:prstGeom>
                    <a:noFill/>
                    <a:ln w="9525">
                      <a:noFill/>
                      <a:headEnd/>
                      <a:tailEnd/>
                    </a:ln>
                  </pic:spPr>
                </pic:pic>
              </a:graphicData>
            </a:graphic>
          </wp:inline>
        </w:drawing>
      </w:r>
    </w:p>
    <w:p w14:paraId="38B60356" w14:textId="77777777" w:rsidR="00A3033B" w:rsidRDefault="00BC22F8" w:rsidP="009B29B9">
      <w:pPr>
        <w:pStyle w:val="ImageCaption"/>
        <w:spacing w:line="480" w:lineRule="auto"/>
      </w:pPr>
      <w:r>
        <w:t>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w:t>
      </w:r>
      <w:r>
        <w:lastRenderedPageBreak/>
        <w:t>values for multiple comparisons. Chlorophyll-a changes by project types within each subfigure that are not significantly different share a letter and significance of the within-group mean relative to zero is also shown.</w:t>
      </w:r>
    </w:p>
    <w:p w14:paraId="39AAD761" w14:textId="77777777" w:rsidR="00A3033B" w:rsidRDefault="00A3033B">
      <w:pPr>
        <w:rPr>
          <w:i/>
        </w:rPr>
      </w:pPr>
      <w:r>
        <w:br w:type="page"/>
      </w:r>
    </w:p>
    <w:p w14:paraId="6A15759C" w14:textId="77777777" w:rsidR="00BB6A5F" w:rsidRDefault="00BC22F8" w:rsidP="009B29B9">
      <w:pPr>
        <w:pStyle w:val="Heading1"/>
        <w:spacing w:line="480" w:lineRule="auto"/>
      </w:pPr>
      <w:bookmarkStart w:id="51" w:name="tables"/>
      <w:r>
        <w:lastRenderedPageBreak/>
        <w:t>Tables</w:t>
      </w:r>
      <w:bookmarkEnd w:id="51"/>
    </w:p>
    <w:p w14:paraId="544DC58D" w14:textId="77777777" w:rsidR="00BB6A5F" w:rsidRDefault="00BC22F8" w:rsidP="009B29B9">
      <w:pPr>
        <w:pStyle w:val="FirstParagraph"/>
        <w:spacing w:line="480" w:lineRule="auto"/>
      </w:pPr>
      <w:r>
        <w:rPr>
          <w:i/>
        </w:rPr>
        <w:t>Table 1: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 1). Low or high salinity is based on values below or above the long-term baywide median (26.5 psu). JFM: January, February, March; AMJ: April, May, June; JAS: July, August, September; OND: October, November, December.</w:t>
      </w:r>
    </w:p>
    <w:tbl>
      <w:tblPr>
        <w:tblW w:w="0" w:type="auto"/>
        <w:jc w:val="center"/>
        <w:tblLayout w:type="fixed"/>
        <w:tblLook w:val="04A0" w:firstRow="1" w:lastRow="0" w:firstColumn="1" w:lastColumn="0" w:noHBand="0" w:noVBand="1"/>
      </w:tblPr>
      <w:tblGrid>
        <w:gridCol w:w="1080"/>
        <w:gridCol w:w="1530"/>
        <w:gridCol w:w="1080"/>
        <w:gridCol w:w="1080"/>
        <w:gridCol w:w="1080"/>
        <w:gridCol w:w="1080"/>
        <w:gridCol w:w="1080"/>
        <w:gridCol w:w="1080"/>
      </w:tblGrid>
      <w:tr w:rsidR="00BB6A5F" w14:paraId="2C4CD518" w14:textId="77777777" w:rsidTr="00A3033B">
        <w:trPr>
          <w:cantSplit/>
          <w:trHeight w:val="864"/>
          <w:tblHeader/>
          <w:jc w:val="center"/>
        </w:trPr>
        <w:tc>
          <w:tcPr>
            <w:tcW w:w="2610" w:type="dxa"/>
            <w:gridSpan w:val="2"/>
            <w:tcBorders>
              <w:bottom w:val="single" w:sz="8" w:space="0" w:color="000000"/>
            </w:tcBorders>
            <w:tcMar>
              <w:top w:w="0" w:type="dxa"/>
              <w:left w:w="0" w:type="dxa"/>
              <w:bottom w:w="0" w:type="dxa"/>
              <w:right w:w="0" w:type="dxa"/>
            </w:tcMar>
            <w:vAlign w:val="center"/>
          </w:tcPr>
          <w:p w14:paraId="46A090EF" w14:textId="77777777" w:rsidR="00BB6A5F" w:rsidRDefault="00BB6A5F" w:rsidP="00A3033B">
            <w:pPr>
              <w:spacing w:before="40" w:after="40"/>
              <w:ind w:left="40" w:right="40"/>
            </w:pPr>
          </w:p>
        </w:tc>
        <w:tc>
          <w:tcPr>
            <w:tcW w:w="3240" w:type="dxa"/>
            <w:gridSpan w:val="3"/>
            <w:tcBorders>
              <w:bottom w:val="single" w:sz="8" w:space="0" w:color="000000"/>
            </w:tcBorders>
            <w:tcMar>
              <w:top w:w="0" w:type="dxa"/>
              <w:left w:w="0" w:type="dxa"/>
              <w:bottom w:w="0" w:type="dxa"/>
              <w:right w:w="0" w:type="dxa"/>
            </w:tcMar>
            <w:vAlign w:val="center"/>
          </w:tcPr>
          <w:p w14:paraId="18E4EB15" w14:textId="77777777" w:rsidR="00BB6A5F" w:rsidRDefault="00BC22F8" w:rsidP="00A3033B">
            <w:pPr>
              <w:spacing w:before="40" w:after="40"/>
              <w:ind w:left="40" w:right="40"/>
            </w:pPr>
            <w:r>
              <w:rPr>
                <w:rFonts w:ascii="Times" w:hAnsi="Times" w:cs="Times"/>
                <w:color w:val="000000"/>
              </w:rPr>
              <w:t>Total Nitrogen</w:t>
            </w:r>
          </w:p>
        </w:tc>
        <w:tc>
          <w:tcPr>
            <w:tcW w:w="3240" w:type="dxa"/>
            <w:gridSpan w:val="3"/>
            <w:tcBorders>
              <w:bottom w:val="single" w:sz="8" w:space="0" w:color="000000"/>
            </w:tcBorders>
            <w:tcMar>
              <w:top w:w="0" w:type="dxa"/>
              <w:left w:w="0" w:type="dxa"/>
              <w:bottom w:w="0" w:type="dxa"/>
              <w:right w:w="0" w:type="dxa"/>
            </w:tcMar>
            <w:vAlign w:val="center"/>
          </w:tcPr>
          <w:p w14:paraId="211B3855" w14:textId="77777777" w:rsidR="00BB6A5F" w:rsidRDefault="00BC22F8" w:rsidP="00A3033B">
            <w:pPr>
              <w:spacing w:before="40" w:after="40"/>
              <w:ind w:left="40" w:right="40"/>
            </w:pPr>
            <w:r>
              <w:rPr>
                <w:rFonts w:ascii="Times" w:hAnsi="Times" w:cs="Times"/>
                <w:color w:val="000000"/>
              </w:rPr>
              <w:t>Chlorophyll-a</w:t>
            </w:r>
          </w:p>
        </w:tc>
      </w:tr>
      <w:tr w:rsidR="00BB6A5F" w14:paraId="59B0F9EE" w14:textId="77777777" w:rsidTr="00A3033B">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14:paraId="1A97C6BF" w14:textId="77777777" w:rsidR="00BB6A5F" w:rsidRDefault="00BC22F8" w:rsidP="00A3033B">
            <w:pPr>
              <w:spacing w:before="40" w:after="40"/>
              <w:ind w:left="40" w:right="40"/>
            </w:pPr>
            <w:r>
              <w:rPr>
                <w:rFonts w:ascii="Times" w:hAnsi="Times" w:cs="Times"/>
                <w:color w:val="000000"/>
              </w:rPr>
              <w:t>Salinity</w:t>
            </w:r>
          </w:p>
        </w:tc>
        <w:tc>
          <w:tcPr>
            <w:tcW w:w="1530" w:type="dxa"/>
            <w:tcBorders>
              <w:bottom w:val="single" w:sz="8" w:space="0" w:color="000000"/>
            </w:tcBorders>
            <w:tcMar>
              <w:top w:w="0" w:type="dxa"/>
              <w:left w:w="0" w:type="dxa"/>
              <w:bottom w:w="0" w:type="dxa"/>
              <w:right w:w="0" w:type="dxa"/>
            </w:tcMar>
            <w:vAlign w:val="center"/>
          </w:tcPr>
          <w:p w14:paraId="4BB05CBC" w14:textId="77777777" w:rsidR="00BB6A5F" w:rsidRDefault="00BC22F8" w:rsidP="00A3033B">
            <w:pPr>
              <w:spacing w:before="40" w:after="40"/>
              <w:ind w:left="40" w:right="40"/>
            </w:pPr>
            <w:r>
              <w:rPr>
                <w:rFonts w:ascii="Times" w:hAnsi="Times" w:cs="Times"/>
                <w:color w:val="000000"/>
              </w:rPr>
              <w:t>Time period</w:t>
            </w:r>
          </w:p>
        </w:tc>
        <w:tc>
          <w:tcPr>
            <w:tcW w:w="1080" w:type="dxa"/>
            <w:tcBorders>
              <w:bottom w:val="single" w:sz="8" w:space="0" w:color="000000"/>
            </w:tcBorders>
            <w:tcMar>
              <w:top w:w="0" w:type="dxa"/>
              <w:left w:w="0" w:type="dxa"/>
              <w:bottom w:w="0" w:type="dxa"/>
              <w:right w:w="0" w:type="dxa"/>
            </w:tcMar>
            <w:vAlign w:val="center"/>
          </w:tcPr>
          <w:p w14:paraId="47E27FD9" w14:textId="77777777" w:rsidR="00BB6A5F" w:rsidRDefault="00BC22F8" w:rsidP="00A3033B">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574F82B8" w14:textId="77777777" w:rsidR="00BB6A5F" w:rsidRDefault="00BC22F8" w:rsidP="00A3033B">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2056B359" w14:textId="77777777" w:rsidR="00BB6A5F" w:rsidRDefault="00BC22F8" w:rsidP="00A3033B">
            <w:pPr>
              <w:spacing w:before="40" w:after="40"/>
              <w:ind w:left="40" w:right="40"/>
            </w:pPr>
            <w:r>
              <w:rPr>
                <w:rFonts w:ascii="Times" w:hAnsi="Times" w:cs="Times"/>
                <w:color w:val="000000"/>
              </w:rPr>
              <w:t>Max</w:t>
            </w:r>
          </w:p>
        </w:tc>
        <w:tc>
          <w:tcPr>
            <w:tcW w:w="1080" w:type="dxa"/>
            <w:tcBorders>
              <w:bottom w:val="single" w:sz="8" w:space="0" w:color="000000"/>
            </w:tcBorders>
            <w:tcMar>
              <w:top w:w="0" w:type="dxa"/>
              <w:left w:w="0" w:type="dxa"/>
              <w:bottom w:w="0" w:type="dxa"/>
              <w:right w:w="0" w:type="dxa"/>
            </w:tcMar>
            <w:vAlign w:val="center"/>
          </w:tcPr>
          <w:p w14:paraId="392B2364" w14:textId="77777777" w:rsidR="00BB6A5F" w:rsidRDefault="00BC22F8" w:rsidP="00A3033B">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14:paraId="46F986CC" w14:textId="77777777" w:rsidR="00BB6A5F" w:rsidRDefault="00BC22F8" w:rsidP="00A3033B">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14:paraId="6DB52748" w14:textId="77777777" w:rsidR="00BB6A5F" w:rsidRDefault="00BC22F8" w:rsidP="00A3033B">
            <w:pPr>
              <w:spacing w:before="40" w:after="40"/>
              <w:ind w:left="40" w:right="40"/>
            </w:pPr>
            <w:r>
              <w:rPr>
                <w:rFonts w:ascii="Times" w:hAnsi="Times" w:cs="Times"/>
                <w:color w:val="000000"/>
              </w:rPr>
              <w:t>Max</w:t>
            </w:r>
          </w:p>
        </w:tc>
      </w:tr>
      <w:tr w:rsidR="00BB6A5F" w14:paraId="18B1FBE9" w14:textId="77777777" w:rsidTr="00A3033B">
        <w:trPr>
          <w:cantSplit/>
          <w:trHeight w:val="360"/>
          <w:jc w:val="center"/>
        </w:trPr>
        <w:tc>
          <w:tcPr>
            <w:tcW w:w="1080" w:type="dxa"/>
            <w:tcMar>
              <w:top w:w="0" w:type="dxa"/>
              <w:left w:w="0" w:type="dxa"/>
              <w:bottom w:w="0" w:type="dxa"/>
              <w:right w:w="0" w:type="dxa"/>
            </w:tcMar>
            <w:vAlign w:val="center"/>
          </w:tcPr>
          <w:p w14:paraId="7570F434" w14:textId="77777777" w:rsidR="00BB6A5F" w:rsidRDefault="00BC22F8" w:rsidP="00A3033B">
            <w:pPr>
              <w:spacing w:before="40" w:after="40"/>
              <w:ind w:left="40" w:right="40"/>
            </w:pPr>
            <w:r>
              <w:rPr>
                <w:rFonts w:ascii="Times" w:hAnsi="Times" w:cs="Times"/>
                <w:color w:val="000000"/>
              </w:rPr>
              <w:t>lo</w:t>
            </w:r>
          </w:p>
        </w:tc>
        <w:tc>
          <w:tcPr>
            <w:tcW w:w="1530" w:type="dxa"/>
            <w:tcMar>
              <w:top w:w="0" w:type="dxa"/>
              <w:left w:w="0" w:type="dxa"/>
              <w:bottom w:w="0" w:type="dxa"/>
              <w:right w:w="0" w:type="dxa"/>
            </w:tcMar>
            <w:vAlign w:val="center"/>
          </w:tcPr>
          <w:p w14:paraId="09555971" w14:textId="77777777" w:rsidR="00BB6A5F" w:rsidRDefault="00BC22F8" w:rsidP="00A3033B">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2A5502EB"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A5DB40F" w14:textId="77777777" w:rsidR="00BB6A5F" w:rsidRDefault="00BC22F8" w:rsidP="00A3033B">
            <w:pPr>
              <w:spacing w:before="40" w:after="40"/>
              <w:ind w:left="40" w:right="40"/>
            </w:pPr>
            <w:r>
              <w:rPr>
                <w:rFonts w:ascii="Times" w:hAnsi="Times" w:cs="Times"/>
                <w:color w:val="000000"/>
              </w:rPr>
              <w:t>0.46</w:t>
            </w:r>
          </w:p>
        </w:tc>
        <w:tc>
          <w:tcPr>
            <w:tcW w:w="1080" w:type="dxa"/>
            <w:tcMar>
              <w:top w:w="0" w:type="dxa"/>
              <w:left w:w="0" w:type="dxa"/>
              <w:bottom w:w="0" w:type="dxa"/>
              <w:right w:w="0" w:type="dxa"/>
            </w:tcMar>
            <w:vAlign w:val="center"/>
          </w:tcPr>
          <w:p w14:paraId="17D17041" w14:textId="77777777" w:rsidR="00BB6A5F" w:rsidRDefault="00BC22F8" w:rsidP="00A3033B">
            <w:pPr>
              <w:spacing w:before="40" w:after="40"/>
              <w:ind w:left="40" w:right="40"/>
            </w:pPr>
            <w:r>
              <w:rPr>
                <w:rFonts w:ascii="Times" w:hAnsi="Times" w:cs="Times"/>
                <w:color w:val="000000"/>
              </w:rPr>
              <w:t>2.69</w:t>
            </w:r>
          </w:p>
        </w:tc>
        <w:tc>
          <w:tcPr>
            <w:tcW w:w="1080" w:type="dxa"/>
            <w:tcMar>
              <w:top w:w="0" w:type="dxa"/>
              <w:left w:w="0" w:type="dxa"/>
              <w:bottom w:w="0" w:type="dxa"/>
              <w:right w:w="0" w:type="dxa"/>
            </w:tcMar>
            <w:vAlign w:val="center"/>
          </w:tcPr>
          <w:p w14:paraId="58CC280E" w14:textId="77777777" w:rsidR="00BB6A5F" w:rsidRDefault="00BC22F8" w:rsidP="00A3033B">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2B299500" w14:textId="77777777" w:rsidR="00BB6A5F" w:rsidRDefault="00BC22F8" w:rsidP="00A3033B">
            <w:pPr>
              <w:spacing w:before="40" w:after="40"/>
              <w:ind w:left="40" w:right="40"/>
            </w:pPr>
            <w:r>
              <w:rPr>
                <w:rFonts w:ascii="Times" w:hAnsi="Times" w:cs="Times"/>
                <w:color w:val="000000"/>
              </w:rPr>
              <w:t>5.30</w:t>
            </w:r>
          </w:p>
        </w:tc>
        <w:tc>
          <w:tcPr>
            <w:tcW w:w="1080" w:type="dxa"/>
            <w:tcMar>
              <w:top w:w="0" w:type="dxa"/>
              <w:left w:w="0" w:type="dxa"/>
              <w:bottom w:w="0" w:type="dxa"/>
              <w:right w:w="0" w:type="dxa"/>
            </w:tcMar>
            <w:vAlign w:val="center"/>
          </w:tcPr>
          <w:p w14:paraId="7545FAC3" w14:textId="77777777" w:rsidR="00BB6A5F" w:rsidRDefault="00BC22F8" w:rsidP="00A3033B">
            <w:pPr>
              <w:spacing w:before="40" w:after="40"/>
              <w:ind w:left="40" w:right="40"/>
            </w:pPr>
            <w:r>
              <w:rPr>
                <w:rFonts w:ascii="Times" w:hAnsi="Times" w:cs="Times"/>
                <w:color w:val="000000"/>
              </w:rPr>
              <w:t>114.40</w:t>
            </w:r>
          </w:p>
        </w:tc>
      </w:tr>
      <w:tr w:rsidR="00BB6A5F" w14:paraId="7542CECF" w14:textId="77777777" w:rsidTr="00A3033B">
        <w:trPr>
          <w:cantSplit/>
          <w:trHeight w:val="360"/>
          <w:jc w:val="center"/>
        </w:trPr>
        <w:tc>
          <w:tcPr>
            <w:tcW w:w="1080" w:type="dxa"/>
            <w:tcMar>
              <w:top w:w="0" w:type="dxa"/>
              <w:left w:w="0" w:type="dxa"/>
              <w:bottom w:w="0" w:type="dxa"/>
              <w:right w:w="0" w:type="dxa"/>
            </w:tcMar>
            <w:vAlign w:val="center"/>
          </w:tcPr>
          <w:p w14:paraId="7F19D0DD"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1C6EA978" w14:textId="77777777" w:rsidR="00BB6A5F" w:rsidRDefault="00BC22F8" w:rsidP="00A3033B">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5C682BBF"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23631F59" w14:textId="77777777" w:rsidR="00BB6A5F" w:rsidRDefault="00BC22F8" w:rsidP="00A3033B">
            <w:pPr>
              <w:spacing w:before="40" w:after="40"/>
              <w:ind w:left="40" w:right="40"/>
            </w:pPr>
            <w:r>
              <w:rPr>
                <w:rFonts w:ascii="Times" w:hAnsi="Times" w:cs="Times"/>
                <w:color w:val="000000"/>
              </w:rPr>
              <w:t>0.59</w:t>
            </w:r>
          </w:p>
        </w:tc>
        <w:tc>
          <w:tcPr>
            <w:tcW w:w="1080" w:type="dxa"/>
            <w:tcMar>
              <w:top w:w="0" w:type="dxa"/>
              <w:left w:w="0" w:type="dxa"/>
              <w:bottom w:w="0" w:type="dxa"/>
              <w:right w:w="0" w:type="dxa"/>
            </w:tcMar>
            <w:vAlign w:val="center"/>
          </w:tcPr>
          <w:p w14:paraId="2CB64E75" w14:textId="77777777" w:rsidR="00BB6A5F" w:rsidRDefault="00BC22F8" w:rsidP="00A3033B">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68ECB006" w14:textId="77777777" w:rsidR="00BB6A5F" w:rsidRDefault="00BC22F8" w:rsidP="00A3033B">
            <w:pPr>
              <w:spacing w:before="40" w:after="40"/>
              <w:ind w:left="40" w:right="40"/>
            </w:pPr>
            <w:r>
              <w:rPr>
                <w:rFonts w:ascii="Times" w:hAnsi="Times" w:cs="Times"/>
                <w:color w:val="000000"/>
              </w:rPr>
              <w:t>0.20</w:t>
            </w:r>
          </w:p>
        </w:tc>
        <w:tc>
          <w:tcPr>
            <w:tcW w:w="1080" w:type="dxa"/>
            <w:tcMar>
              <w:top w:w="0" w:type="dxa"/>
              <w:left w:w="0" w:type="dxa"/>
              <w:bottom w:w="0" w:type="dxa"/>
              <w:right w:w="0" w:type="dxa"/>
            </w:tcMar>
            <w:vAlign w:val="center"/>
          </w:tcPr>
          <w:p w14:paraId="5B29C7FF" w14:textId="77777777" w:rsidR="00BB6A5F" w:rsidRDefault="00BC22F8" w:rsidP="00A3033B">
            <w:pPr>
              <w:spacing w:before="40" w:after="40"/>
              <w:ind w:left="40" w:right="40"/>
            </w:pPr>
            <w:r>
              <w:rPr>
                <w:rFonts w:ascii="Times" w:hAnsi="Times" w:cs="Times"/>
                <w:color w:val="000000"/>
              </w:rPr>
              <w:t>8.40</w:t>
            </w:r>
          </w:p>
        </w:tc>
        <w:tc>
          <w:tcPr>
            <w:tcW w:w="1080" w:type="dxa"/>
            <w:tcMar>
              <w:top w:w="0" w:type="dxa"/>
              <w:left w:w="0" w:type="dxa"/>
              <w:bottom w:w="0" w:type="dxa"/>
              <w:right w:w="0" w:type="dxa"/>
            </w:tcMar>
            <w:vAlign w:val="center"/>
          </w:tcPr>
          <w:p w14:paraId="6CEA581A" w14:textId="77777777" w:rsidR="00BB6A5F" w:rsidRDefault="00BC22F8" w:rsidP="00A3033B">
            <w:pPr>
              <w:spacing w:before="40" w:after="40"/>
              <w:ind w:left="40" w:right="40"/>
            </w:pPr>
            <w:r>
              <w:rPr>
                <w:rFonts w:ascii="Times" w:hAnsi="Times" w:cs="Times"/>
                <w:color w:val="000000"/>
              </w:rPr>
              <w:t>183.40</w:t>
            </w:r>
          </w:p>
        </w:tc>
      </w:tr>
      <w:tr w:rsidR="00BB6A5F" w14:paraId="036D8B53" w14:textId="77777777" w:rsidTr="00A3033B">
        <w:trPr>
          <w:cantSplit/>
          <w:trHeight w:val="360"/>
          <w:jc w:val="center"/>
        </w:trPr>
        <w:tc>
          <w:tcPr>
            <w:tcW w:w="1080" w:type="dxa"/>
            <w:tcMar>
              <w:top w:w="0" w:type="dxa"/>
              <w:left w:w="0" w:type="dxa"/>
              <w:bottom w:w="0" w:type="dxa"/>
              <w:right w:w="0" w:type="dxa"/>
            </w:tcMar>
            <w:vAlign w:val="center"/>
          </w:tcPr>
          <w:p w14:paraId="1F04D4A9"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175F1BCF" w14:textId="77777777" w:rsidR="00BB6A5F" w:rsidRDefault="00BC22F8" w:rsidP="00A3033B">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36BA8175"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2C053441" w14:textId="77777777" w:rsidR="00BB6A5F" w:rsidRDefault="00BC22F8" w:rsidP="00A3033B">
            <w:pPr>
              <w:spacing w:before="40" w:after="40"/>
              <w:ind w:left="40" w:right="40"/>
            </w:pPr>
            <w:r>
              <w:rPr>
                <w:rFonts w:ascii="Times" w:hAnsi="Times" w:cs="Times"/>
                <w:color w:val="000000"/>
              </w:rPr>
              <w:t>0.64</w:t>
            </w:r>
          </w:p>
        </w:tc>
        <w:tc>
          <w:tcPr>
            <w:tcW w:w="1080" w:type="dxa"/>
            <w:tcMar>
              <w:top w:w="0" w:type="dxa"/>
              <w:left w:w="0" w:type="dxa"/>
              <w:bottom w:w="0" w:type="dxa"/>
              <w:right w:w="0" w:type="dxa"/>
            </w:tcMar>
            <w:vAlign w:val="center"/>
          </w:tcPr>
          <w:p w14:paraId="5EB277C7" w14:textId="77777777" w:rsidR="00BB6A5F" w:rsidRDefault="00BC22F8" w:rsidP="00A3033B">
            <w:pPr>
              <w:spacing w:before="40" w:after="40"/>
              <w:ind w:left="40" w:right="40"/>
            </w:pPr>
            <w:r>
              <w:rPr>
                <w:rFonts w:ascii="Times" w:hAnsi="Times" w:cs="Times"/>
                <w:color w:val="000000"/>
              </w:rPr>
              <w:t>3.02</w:t>
            </w:r>
          </w:p>
        </w:tc>
        <w:tc>
          <w:tcPr>
            <w:tcW w:w="1080" w:type="dxa"/>
            <w:tcMar>
              <w:top w:w="0" w:type="dxa"/>
              <w:left w:w="0" w:type="dxa"/>
              <w:bottom w:w="0" w:type="dxa"/>
              <w:right w:w="0" w:type="dxa"/>
            </w:tcMar>
            <w:vAlign w:val="center"/>
          </w:tcPr>
          <w:p w14:paraId="7FAA0925" w14:textId="77777777" w:rsidR="00BB6A5F" w:rsidRDefault="00BC22F8" w:rsidP="00A3033B">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392DDA4F" w14:textId="77777777" w:rsidR="00BB6A5F" w:rsidRDefault="00BC22F8" w:rsidP="00A3033B">
            <w:pPr>
              <w:spacing w:before="40" w:after="40"/>
              <w:ind w:left="40" w:right="40"/>
            </w:pPr>
            <w:r>
              <w:rPr>
                <w:rFonts w:ascii="Times" w:hAnsi="Times" w:cs="Times"/>
                <w:color w:val="000000"/>
              </w:rPr>
              <w:t>13.80</w:t>
            </w:r>
          </w:p>
        </w:tc>
        <w:tc>
          <w:tcPr>
            <w:tcW w:w="1080" w:type="dxa"/>
            <w:tcMar>
              <w:top w:w="0" w:type="dxa"/>
              <w:left w:w="0" w:type="dxa"/>
              <w:bottom w:w="0" w:type="dxa"/>
              <w:right w:w="0" w:type="dxa"/>
            </w:tcMar>
            <w:vAlign w:val="center"/>
          </w:tcPr>
          <w:p w14:paraId="2F1CEAEE" w14:textId="77777777" w:rsidR="00BB6A5F" w:rsidRDefault="00BC22F8" w:rsidP="00A3033B">
            <w:pPr>
              <w:spacing w:before="40" w:after="40"/>
              <w:ind w:left="40" w:right="40"/>
            </w:pPr>
            <w:r>
              <w:rPr>
                <w:rFonts w:ascii="Times" w:hAnsi="Times" w:cs="Times"/>
                <w:color w:val="000000"/>
              </w:rPr>
              <w:t>266.60</w:t>
            </w:r>
          </w:p>
        </w:tc>
      </w:tr>
      <w:tr w:rsidR="00BB6A5F" w14:paraId="31526709" w14:textId="77777777" w:rsidTr="00A3033B">
        <w:trPr>
          <w:cantSplit/>
          <w:trHeight w:val="360"/>
          <w:jc w:val="center"/>
        </w:trPr>
        <w:tc>
          <w:tcPr>
            <w:tcW w:w="1080" w:type="dxa"/>
            <w:tcMar>
              <w:top w:w="0" w:type="dxa"/>
              <w:left w:w="0" w:type="dxa"/>
              <w:bottom w:w="0" w:type="dxa"/>
              <w:right w:w="0" w:type="dxa"/>
            </w:tcMar>
            <w:vAlign w:val="center"/>
          </w:tcPr>
          <w:p w14:paraId="1C86A0FB"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73DA8F01" w14:textId="77777777" w:rsidR="00BB6A5F" w:rsidRDefault="00BC22F8" w:rsidP="00A3033B">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22AD00B1"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62004C5B" w14:textId="77777777" w:rsidR="00BB6A5F" w:rsidRDefault="00BC22F8" w:rsidP="00A3033B">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407E38E4" w14:textId="77777777" w:rsidR="00BB6A5F" w:rsidRDefault="00BC22F8" w:rsidP="00A3033B">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45596A01"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24486C7" w14:textId="77777777" w:rsidR="00BB6A5F" w:rsidRDefault="00BC22F8" w:rsidP="00A3033B">
            <w:pPr>
              <w:spacing w:before="40" w:after="40"/>
              <w:ind w:left="40" w:right="40"/>
            </w:pPr>
            <w:r>
              <w:rPr>
                <w:rFonts w:ascii="Times" w:hAnsi="Times" w:cs="Times"/>
                <w:color w:val="000000"/>
              </w:rPr>
              <w:t>10.00</w:t>
            </w:r>
          </w:p>
        </w:tc>
        <w:tc>
          <w:tcPr>
            <w:tcW w:w="1080" w:type="dxa"/>
            <w:tcMar>
              <w:top w:w="0" w:type="dxa"/>
              <w:left w:w="0" w:type="dxa"/>
              <w:bottom w:w="0" w:type="dxa"/>
              <w:right w:w="0" w:type="dxa"/>
            </w:tcMar>
            <w:vAlign w:val="center"/>
          </w:tcPr>
          <w:p w14:paraId="69F32EAC" w14:textId="77777777" w:rsidR="00BB6A5F" w:rsidRDefault="00BC22F8" w:rsidP="00A3033B">
            <w:pPr>
              <w:spacing w:before="40" w:after="40"/>
              <w:ind w:left="40" w:right="40"/>
            </w:pPr>
            <w:r>
              <w:rPr>
                <w:rFonts w:ascii="Times" w:hAnsi="Times" w:cs="Times"/>
                <w:color w:val="000000"/>
              </w:rPr>
              <w:t>192.14</w:t>
            </w:r>
          </w:p>
        </w:tc>
      </w:tr>
      <w:tr w:rsidR="00BB6A5F" w14:paraId="1A422421" w14:textId="77777777" w:rsidTr="00A3033B">
        <w:trPr>
          <w:cantSplit/>
          <w:trHeight w:val="360"/>
          <w:jc w:val="center"/>
        </w:trPr>
        <w:tc>
          <w:tcPr>
            <w:tcW w:w="1080" w:type="dxa"/>
            <w:tcMar>
              <w:top w:w="0" w:type="dxa"/>
              <w:left w:w="0" w:type="dxa"/>
              <w:bottom w:w="0" w:type="dxa"/>
              <w:right w:w="0" w:type="dxa"/>
            </w:tcMar>
            <w:vAlign w:val="center"/>
          </w:tcPr>
          <w:p w14:paraId="414782FC"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6F78D8A8" w14:textId="77777777" w:rsidR="00BB6A5F" w:rsidRDefault="00BC22F8" w:rsidP="00A3033B">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0A1CA071"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743C8D3" w14:textId="77777777" w:rsidR="00BB6A5F" w:rsidRDefault="00BC22F8" w:rsidP="00A3033B">
            <w:pPr>
              <w:spacing w:before="40" w:after="40"/>
              <w:ind w:left="40" w:right="40"/>
            </w:pPr>
            <w:r>
              <w:rPr>
                <w:rFonts w:ascii="Times" w:hAnsi="Times" w:cs="Times"/>
                <w:color w:val="000000"/>
              </w:rPr>
              <w:t>0.88</w:t>
            </w:r>
          </w:p>
        </w:tc>
        <w:tc>
          <w:tcPr>
            <w:tcW w:w="1080" w:type="dxa"/>
            <w:tcMar>
              <w:top w:w="0" w:type="dxa"/>
              <w:left w:w="0" w:type="dxa"/>
              <w:bottom w:w="0" w:type="dxa"/>
              <w:right w:w="0" w:type="dxa"/>
            </w:tcMar>
            <w:vAlign w:val="center"/>
          </w:tcPr>
          <w:p w14:paraId="4E7BFBDA" w14:textId="77777777" w:rsidR="00BB6A5F" w:rsidRDefault="00BC22F8" w:rsidP="00A3033B">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14:paraId="0579B2B1" w14:textId="77777777"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28C8D145" w14:textId="77777777" w:rsidR="00BB6A5F" w:rsidRDefault="00BC22F8" w:rsidP="00A3033B">
            <w:pPr>
              <w:spacing w:before="40" w:after="40"/>
              <w:ind w:left="40" w:right="40"/>
            </w:pPr>
            <w:r>
              <w:rPr>
                <w:rFonts w:ascii="Times" w:hAnsi="Times" w:cs="Times"/>
                <w:color w:val="000000"/>
              </w:rPr>
              <w:t>13.40</w:t>
            </w:r>
          </w:p>
        </w:tc>
        <w:tc>
          <w:tcPr>
            <w:tcW w:w="1080" w:type="dxa"/>
            <w:tcMar>
              <w:top w:w="0" w:type="dxa"/>
              <w:left w:w="0" w:type="dxa"/>
              <w:bottom w:w="0" w:type="dxa"/>
              <w:right w:w="0" w:type="dxa"/>
            </w:tcMar>
            <w:vAlign w:val="center"/>
          </w:tcPr>
          <w:p w14:paraId="3B111AE9" w14:textId="77777777" w:rsidR="00BB6A5F" w:rsidRDefault="00BC22F8" w:rsidP="00A3033B">
            <w:pPr>
              <w:spacing w:before="40" w:after="40"/>
              <w:ind w:left="40" w:right="40"/>
            </w:pPr>
            <w:r>
              <w:rPr>
                <w:rFonts w:ascii="Times" w:hAnsi="Times" w:cs="Times"/>
                <w:color w:val="000000"/>
              </w:rPr>
              <w:t>266.60</w:t>
            </w:r>
          </w:p>
        </w:tc>
      </w:tr>
      <w:tr w:rsidR="00BB6A5F" w14:paraId="4FC5DEBF" w14:textId="77777777" w:rsidTr="00A3033B">
        <w:trPr>
          <w:cantSplit/>
          <w:trHeight w:val="441"/>
          <w:jc w:val="center"/>
        </w:trPr>
        <w:tc>
          <w:tcPr>
            <w:tcW w:w="1080" w:type="dxa"/>
            <w:tcMar>
              <w:top w:w="0" w:type="dxa"/>
              <w:left w:w="0" w:type="dxa"/>
              <w:bottom w:w="0" w:type="dxa"/>
              <w:right w:w="0" w:type="dxa"/>
            </w:tcMar>
            <w:vAlign w:val="center"/>
          </w:tcPr>
          <w:p w14:paraId="7670C467"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5F2B8905" w14:textId="77777777" w:rsidR="00BB6A5F" w:rsidRDefault="00BC22F8" w:rsidP="00A3033B">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24346A59" w14:textId="77777777" w:rsidR="00BB6A5F" w:rsidRDefault="00BC22F8" w:rsidP="00A3033B">
            <w:pPr>
              <w:spacing w:before="40" w:after="40"/>
              <w:ind w:left="40" w:right="40"/>
            </w:pPr>
            <w:r>
              <w:rPr>
                <w:rFonts w:ascii="Times" w:hAnsi="Times" w:cs="Times"/>
                <w:color w:val="000000"/>
              </w:rPr>
              <w:t>0.05</w:t>
            </w:r>
          </w:p>
        </w:tc>
        <w:tc>
          <w:tcPr>
            <w:tcW w:w="1080" w:type="dxa"/>
            <w:tcMar>
              <w:top w:w="0" w:type="dxa"/>
              <w:left w:w="0" w:type="dxa"/>
              <w:bottom w:w="0" w:type="dxa"/>
              <w:right w:w="0" w:type="dxa"/>
            </w:tcMar>
            <w:vAlign w:val="center"/>
          </w:tcPr>
          <w:p w14:paraId="09E09088" w14:textId="77777777" w:rsidR="00BB6A5F" w:rsidRDefault="00BC22F8" w:rsidP="00A3033B">
            <w:pPr>
              <w:spacing w:before="40" w:after="40"/>
              <w:ind w:left="40" w:right="40"/>
            </w:pPr>
            <w:r>
              <w:rPr>
                <w:rFonts w:ascii="Times" w:hAnsi="Times" w:cs="Times"/>
                <w:color w:val="000000"/>
              </w:rPr>
              <w:t>0.73</w:t>
            </w:r>
          </w:p>
        </w:tc>
        <w:tc>
          <w:tcPr>
            <w:tcW w:w="1080" w:type="dxa"/>
            <w:tcMar>
              <w:top w:w="0" w:type="dxa"/>
              <w:left w:w="0" w:type="dxa"/>
              <w:bottom w:w="0" w:type="dxa"/>
              <w:right w:w="0" w:type="dxa"/>
            </w:tcMar>
            <w:vAlign w:val="center"/>
          </w:tcPr>
          <w:p w14:paraId="07156DBA" w14:textId="77777777" w:rsidR="00BB6A5F" w:rsidRDefault="00BC22F8" w:rsidP="00A3033B">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14:paraId="5C1F3483"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342E6B6B" w14:textId="77777777" w:rsidR="00BB6A5F" w:rsidRDefault="00BC22F8" w:rsidP="00A3033B">
            <w:pPr>
              <w:spacing w:before="40" w:after="40"/>
              <w:ind w:left="40" w:right="40"/>
            </w:pPr>
            <w:r>
              <w:rPr>
                <w:rFonts w:ascii="Times" w:hAnsi="Times" w:cs="Times"/>
                <w:color w:val="000000"/>
              </w:rPr>
              <w:t>8.78</w:t>
            </w:r>
          </w:p>
        </w:tc>
        <w:tc>
          <w:tcPr>
            <w:tcW w:w="1080" w:type="dxa"/>
            <w:tcMar>
              <w:top w:w="0" w:type="dxa"/>
              <w:left w:w="0" w:type="dxa"/>
              <w:bottom w:w="0" w:type="dxa"/>
              <w:right w:w="0" w:type="dxa"/>
            </w:tcMar>
            <w:vAlign w:val="center"/>
          </w:tcPr>
          <w:p w14:paraId="73DBBBF0" w14:textId="77777777" w:rsidR="00BB6A5F" w:rsidRDefault="00BC22F8" w:rsidP="00A3033B">
            <w:pPr>
              <w:spacing w:before="40" w:after="40"/>
              <w:ind w:left="40" w:right="40"/>
            </w:pPr>
            <w:r>
              <w:rPr>
                <w:rFonts w:ascii="Times" w:hAnsi="Times" w:cs="Times"/>
                <w:color w:val="000000"/>
              </w:rPr>
              <w:t>192.14</w:t>
            </w:r>
          </w:p>
        </w:tc>
      </w:tr>
      <w:tr w:rsidR="00BB6A5F" w14:paraId="2F06E3B8" w14:textId="77777777" w:rsidTr="00A3033B">
        <w:trPr>
          <w:cantSplit/>
          <w:trHeight w:val="360"/>
          <w:jc w:val="center"/>
        </w:trPr>
        <w:tc>
          <w:tcPr>
            <w:tcW w:w="1080" w:type="dxa"/>
            <w:tcMar>
              <w:top w:w="0" w:type="dxa"/>
              <w:left w:w="0" w:type="dxa"/>
              <w:bottom w:w="0" w:type="dxa"/>
              <w:right w:w="0" w:type="dxa"/>
            </w:tcMar>
            <w:vAlign w:val="center"/>
          </w:tcPr>
          <w:p w14:paraId="74FF2943"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7BDEF469" w14:textId="77777777" w:rsidR="00BB6A5F" w:rsidRDefault="00BC22F8" w:rsidP="00A3033B">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335350C3"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E4E22FB" w14:textId="77777777"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36A0BE5E" w14:textId="77777777" w:rsidR="00BB6A5F" w:rsidRDefault="00BC22F8" w:rsidP="00A3033B">
            <w:pPr>
              <w:spacing w:before="40" w:after="40"/>
              <w:ind w:left="40" w:right="40"/>
            </w:pPr>
            <w:r>
              <w:rPr>
                <w:rFonts w:ascii="Times" w:hAnsi="Times" w:cs="Times"/>
                <w:color w:val="000000"/>
              </w:rPr>
              <w:t>2.89</w:t>
            </w:r>
          </w:p>
        </w:tc>
        <w:tc>
          <w:tcPr>
            <w:tcW w:w="1080" w:type="dxa"/>
            <w:tcMar>
              <w:top w:w="0" w:type="dxa"/>
              <w:left w:w="0" w:type="dxa"/>
              <w:bottom w:w="0" w:type="dxa"/>
              <w:right w:w="0" w:type="dxa"/>
            </w:tcMar>
            <w:vAlign w:val="center"/>
          </w:tcPr>
          <w:p w14:paraId="4FB3E50E" w14:textId="77777777" w:rsidR="00BB6A5F" w:rsidRDefault="00BC22F8" w:rsidP="00A3033B">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14:paraId="436719CF" w14:textId="77777777" w:rsidR="00BB6A5F" w:rsidRDefault="00BC22F8" w:rsidP="00A3033B">
            <w:pPr>
              <w:spacing w:before="40" w:after="40"/>
              <w:ind w:left="40" w:right="40"/>
            </w:pPr>
            <w:r>
              <w:rPr>
                <w:rFonts w:ascii="Times" w:hAnsi="Times" w:cs="Times"/>
                <w:color w:val="000000"/>
              </w:rPr>
              <w:t>7.86</w:t>
            </w:r>
          </w:p>
        </w:tc>
        <w:tc>
          <w:tcPr>
            <w:tcW w:w="1080" w:type="dxa"/>
            <w:tcMar>
              <w:top w:w="0" w:type="dxa"/>
              <w:left w:w="0" w:type="dxa"/>
              <w:bottom w:w="0" w:type="dxa"/>
              <w:right w:w="0" w:type="dxa"/>
            </w:tcMar>
            <w:vAlign w:val="center"/>
          </w:tcPr>
          <w:p w14:paraId="6555FE3A" w14:textId="77777777" w:rsidR="00BB6A5F" w:rsidRDefault="00BC22F8" w:rsidP="00A3033B">
            <w:pPr>
              <w:spacing w:before="40" w:after="40"/>
              <w:ind w:left="40" w:right="40"/>
            </w:pPr>
            <w:r>
              <w:rPr>
                <w:rFonts w:ascii="Times" w:hAnsi="Times" w:cs="Times"/>
                <w:color w:val="000000"/>
              </w:rPr>
              <w:t>261.90</w:t>
            </w:r>
          </w:p>
        </w:tc>
      </w:tr>
      <w:tr w:rsidR="00BB6A5F" w14:paraId="7002D882" w14:textId="77777777" w:rsidTr="00A3033B">
        <w:trPr>
          <w:cantSplit/>
          <w:trHeight w:val="360"/>
          <w:jc w:val="center"/>
        </w:trPr>
        <w:tc>
          <w:tcPr>
            <w:tcW w:w="1080" w:type="dxa"/>
            <w:tcMar>
              <w:top w:w="0" w:type="dxa"/>
              <w:left w:w="0" w:type="dxa"/>
              <w:bottom w:w="0" w:type="dxa"/>
              <w:right w:w="0" w:type="dxa"/>
            </w:tcMar>
            <w:vAlign w:val="center"/>
          </w:tcPr>
          <w:p w14:paraId="365ACBDB"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544B6B5F" w14:textId="77777777" w:rsidR="00BB6A5F" w:rsidRDefault="00BC22F8" w:rsidP="00A3033B">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6C62FB0B"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2C45C58A" w14:textId="77777777" w:rsidR="00BB6A5F" w:rsidRDefault="00BC22F8" w:rsidP="00A3033B">
            <w:pPr>
              <w:spacing w:before="40" w:after="40"/>
              <w:ind w:left="40" w:right="40"/>
            </w:pPr>
            <w:r>
              <w:rPr>
                <w:rFonts w:ascii="Times" w:hAnsi="Times" w:cs="Times"/>
                <w:color w:val="000000"/>
              </w:rPr>
              <w:t>0.42</w:t>
            </w:r>
          </w:p>
        </w:tc>
        <w:tc>
          <w:tcPr>
            <w:tcW w:w="1080" w:type="dxa"/>
            <w:tcMar>
              <w:top w:w="0" w:type="dxa"/>
              <w:left w:w="0" w:type="dxa"/>
              <w:bottom w:w="0" w:type="dxa"/>
              <w:right w:w="0" w:type="dxa"/>
            </w:tcMar>
            <w:vAlign w:val="center"/>
          </w:tcPr>
          <w:p w14:paraId="0BB81262" w14:textId="77777777" w:rsidR="00BB6A5F" w:rsidRDefault="00BC22F8" w:rsidP="00A3033B">
            <w:pPr>
              <w:spacing w:before="40" w:after="40"/>
              <w:ind w:left="40" w:right="40"/>
            </w:pPr>
            <w:r>
              <w:rPr>
                <w:rFonts w:ascii="Times" w:hAnsi="Times" w:cs="Times"/>
                <w:color w:val="000000"/>
              </w:rPr>
              <w:t>2.75</w:t>
            </w:r>
          </w:p>
        </w:tc>
        <w:tc>
          <w:tcPr>
            <w:tcW w:w="1080" w:type="dxa"/>
            <w:tcMar>
              <w:top w:w="0" w:type="dxa"/>
              <w:left w:w="0" w:type="dxa"/>
              <w:bottom w:w="0" w:type="dxa"/>
              <w:right w:w="0" w:type="dxa"/>
            </w:tcMar>
            <w:vAlign w:val="center"/>
          </w:tcPr>
          <w:p w14:paraId="2FA5E583" w14:textId="77777777" w:rsidR="00BB6A5F" w:rsidRDefault="00BC22F8" w:rsidP="00A3033B">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14:paraId="0A629701" w14:textId="77777777" w:rsidR="00BB6A5F" w:rsidRDefault="00BC22F8" w:rsidP="00A3033B">
            <w:pPr>
              <w:spacing w:before="40" w:after="40"/>
              <w:ind w:left="40" w:right="40"/>
            </w:pPr>
            <w:r>
              <w:rPr>
                <w:rFonts w:ascii="Times" w:hAnsi="Times" w:cs="Times"/>
                <w:color w:val="000000"/>
              </w:rPr>
              <w:t>7.40</w:t>
            </w:r>
          </w:p>
        </w:tc>
        <w:tc>
          <w:tcPr>
            <w:tcW w:w="1080" w:type="dxa"/>
            <w:tcMar>
              <w:top w:w="0" w:type="dxa"/>
              <w:left w:w="0" w:type="dxa"/>
              <w:bottom w:w="0" w:type="dxa"/>
              <w:right w:w="0" w:type="dxa"/>
            </w:tcMar>
            <w:vAlign w:val="center"/>
          </w:tcPr>
          <w:p w14:paraId="0347AEA0" w14:textId="77777777" w:rsidR="00BB6A5F" w:rsidRDefault="00BC22F8" w:rsidP="00A3033B">
            <w:pPr>
              <w:spacing w:before="40" w:after="40"/>
              <w:ind w:left="40" w:right="40"/>
            </w:pPr>
            <w:r>
              <w:rPr>
                <w:rFonts w:ascii="Times" w:hAnsi="Times" w:cs="Times"/>
                <w:color w:val="000000"/>
              </w:rPr>
              <w:t>220.60</w:t>
            </w:r>
          </w:p>
        </w:tc>
      </w:tr>
      <w:tr w:rsidR="00BB6A5F" w14:paraId="6F92BCD3" w14:textId="77777777" w:rsidTr="00A3033B">
        <w:trPr>
          <w:cantSplit/>
          <w:trHeight w:val="360"/>
          <w:jc w:val="center"/>
        </w:trPr>
        <w:tc>
          <w:tcPr>
            <w:tcW w:w="1080" w:type="dxa"/>
            <w:tcMar>
              <w:top w:w="0" w:type="dxa"/>
              <w:left w:w="0" w:type="dxa"/>
              <w:bottom w:w="0" w:type="dxa"/>
              <w:right w:w="0" w:type="dxa"/>
            </w:tcMar>
            <w:vAlign w:val="center"/>
          </w:tcPr>
          <w:p w14:paraId="3838EFC3" w14:textId="77777777" w:rsidR="00BB6A5F" w:rsidRDefault="00BC22F8" w:rsidP="00A3033B">
            <w:pPr>
              <w:spacing w:before="40" w:after="40"/>
              <w:ind w:left="40" w:right="40"/>
            </w:pPr>
            <w:r>
              <w:rPr>
                <w:rFonts w:ascii="Times" w:hAnsi="Times" w:cs="Times"/>
                <w:color w:val="000000"/>
              </w:rPr>
              <w:t>hi</w:t>
            </w:r>
          </w:p>
        </w:tc>
        <w:tc>
          <w:tcPr>
            <w:tcW w:w="1530" w:type="dxa"/>
            <w:tcMar>
              <w:top w:w="0" w:type="dxa"/>
              <w:left w:w="0" w:type="dxa"/>
              <w:bottom w:w="0" w:type="dxa"/>
              <w:right w:w="0" w:type="dxa"/>
            </w:tcMar>
            <w:vAlign w:val="center"/>
          </w:tcPr>
          <w:p w14:paraId="7B52D20B" w14:textId="77777777" w:rsidR="00BB6A5F" w:rsidRDefault="00BC22F8" w:rsidP="00A3033B">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14:paraId="3350F7C4"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443DF923" w14:textId="77777777" w:rsidR="00BB6A5F" w:rsidRDefault="00BC22F8" w:rsidP="00A3033B">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188B92E0" w14:textId="77777777" w:rsidR="00BB6A5F" w:rsidRDefault="00BC22F8" w:rsidP="00A3033B">
            <w:pPr>
              <w:spacing w:before="40" w:after="40"/>
              <w:ind w:left="40" w:right="40"/>
            </w:pPr>
            <w:r>
              <w:rPr>
                <w:rFonts w:ascii="Times" w:hAnsi="Times" w:cs="Times"/>
                <w:color w:val="000000"/>
              </w:rPr>
              <w:t>1.65</w:t>
            </w:r>
          </w:p>
        </w:tc>
        <w:tc>
          <w:tcPr>
            <w:tcW w:w="1080" w:type="dxa"/>
            <w:tcMar>
              <w:top w:w="0" w:type="dxa"/>
              <w:left w:w="0" w:type="dxa"/>
              <w:bottom w:w="0" w:type="dxa"/>
              <w:right w:w="0" w:type="dxa"/>
            </w:tcMar>
            <w:vAlign w:val="center"/>
          </w:tcPr>
          <w:p w14:paraId="3D8E6913"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B61E59B" w14:textId="77777777" w:rsidR="00BB6A5F" w:rsidRDefault="00BC22F8" w:rsidP="00A3033B">
            <w:pPr>
              <w:spacing w:before="40" w:after="40"/>
              <w:ind w:left="40" w:right="40"/>
            </w:pPr>
            <w:r>
              <w:rPr>
                <w:rFonts w:ascii="Times" w:hAnsi="Times" w:cs="Times"/>
                <w:color w:val="000000"/>
              </w:rPr>
              <w:t>3.20</w:t>
            </w:r>
          </w:p>
        </w:tc>
        <w:tc>
          <w:tcPr>
            <w:tcW w:w="1080" w:type="dxa"/>
            <w:tcMar>
              <w:top w:w="0" w:type="dxa"/>
              <w:left w:w="0" w:type="dxa"/>
              <w:bottom w:w="0" w:type="dxa"/>
              <w:right w:w="0" w:type="dxa"/>
            </w:tcMar>
            <w:vAlign w:val="center"/>
          </w:tcPr>
          <w:p w14:paraId="15B22DC6" w14:textId="77777777" w:rsidR="00BB6A5F" w:rsidRDefault="00BC22F8" w:rsidP="00A3033B">
            <w:pPr>
              <w:spacing w:before="40" w:after="40"/>
              <w:ind w:left="40" w:right="40"/>
            </w:pPr>
            <w:r>
              <w:rPr>
                <w:rFonts w:ascii="Times" w:hAnsi="Times" w:cs="Times"/>
                <w:color w:val="000000"/>
              </w:rPr>
              <w:t>55.80</w:t>
            </w:r>
          </w:p>
        </w:tc>
      </w:tr>
      <w:tr w:rsidR="00BB6A5F" w14:paraId="3284AC96" w14:textId="77777777" w:rsidTr="00A3033B">
        <w:trPr>
          <w:cantSplit/>
          <w:trHeight w:val="360"/>
          <w:jc w:val="center"/>
        </w:trPr>
        <w:tc>
          <w:tcPr>
            <w:tcW w:w="1080" w:type="dxa"/>
            <w:tcMar>
              <w:top w:w="0" w:type="dxa"/>
              <w:left w:w="0" w:type="dxa"/>
              <w:bottom w:w="0" w:type="dxa"/>
              <w:right w:w="0" w:type="dxa"/>
            </w:tcMar>
            <w:vAlign w:val="center"/>
          </w:tcPr>
          <w:p w14:paraId="6B62D7D2"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49FE8627" w14:textId="77777777" w:rsidR="00BB6A5F" w:rsidRDefault="00BC22F8" w:rsidP="00A3033B">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14:paraId="446D718A"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35A9A023" w14:textId="77777777" w:rsidR="00BB6A5F" w:rsidRDefault="00BC22F8" w:rsidP="00A3033B">
            <w:pPr>
              <w:spacing w:before="40" w:after="40"/>
              <w:ind w:left="40" w:right="40"/>
            </w:pPr>
            <w:r>
              <w:rPr>
                <w:rFonts w:ascii="Times" w:hAnsi="Times" w:cs="Times"/>
                <w:color w:val="000000"/>
              </w:rPr>
              <w:t>0.48</w:t>
            </w:r>
          </w:p>
        </w:tc>
        <w:tc>
          <w:tcPr>
            <w:tcW w:w="1080" w:type="dxa"/>
            <w:tcMar>
              <w:top w:w="0" w:type="dxa"/>
              <w:left w:w="0" w:type="dxa"/>
              <w:bottom w:w="0" w:type="dxa"/>
              <w:right w:w="0" w:type="dxa"/>
            </w:tcMar>
            <w:vAlign w:val="center"/>
          </w:tcPr>
          <w:p w14:paraId="477132DC" w14:textId="77777777" w:rsidR="00BB6A5F" w:rsidRDefault="00BC22F8" w:rsidP="00A3033B">
            <w:pPr>
              <w:spacing w:before="40" w:after="40"/>
              <w:ind w:left="40" w:right="40"/>
            </w:pPr>
            <w:r>
              <w:rPr>
                <w:rFonts w:ascii="Times" w:hAnsi="Times" w:cs="Times"/>
                <w:color w:val="000000"/>
              </w:rPr>
              <w:t>1.95</w:t>
            </w:r>
          </w:p>
        </w:tc>
        <w:tc>
          <w:tcPr>
            <w:tcW w:w="1080" w:type="dxa"/>
            <w:tcMar>
              <w:top w:w="0" w:type="dxa"/>
              <w:left w:w="0" w:type="dxa"/>
              <w:bottom w:w="0" w:type="dxa"/>
              <w:right w:w="0" w:type="dxa"/>
            </w:tcMar>
            <w:vAlign w:val="center"/>
          </w:tcPr>
          <w:p w14:paraId="5CB8FB16" w14:textId="77777777"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3F855AAD" w14:textId="77777777" w:rsidR="00BB6A5F" w:rsidRDefault="00BC22F8" w:rsidP="00A3033B">
            <w:pPr>
              <w:spacing w:before="40" w:after="40"/>
              <w:ind w:left="40" w:right="40"/>
            </w:pPr>
            <w:r>
              <w:rPr>
                <w:rFonts w:ascii="Times" w:hAnsi="Times" w:cs="Times"/>
                <w:color w:val="000000"/>
              </w:rPr>
              <w:t>5.40</w:t>
            </w:r>
          </w:p>
        </w:tc>
        <w:tc>
          <w:tcPr>
            <w:tcW w:w="1080" w:type="dxa"/>
            <w:tcMar>
              <w:top w:w="0" w:type="dxa"/>
              <w:left w:w="0" w:type="dxa"/>
              <w:bottom w:w="0" w:type="dxa"/>
              <w:right w:w="0" w:type="dxa"/>
            </w:tcMar>
            <w:vAlign w:val="center"/>
          </w:tcPr>
          <w:p w14:paraId="79F476F6" w14:textId="77777777" w:rsidR="00BB6A5F" w:rsidRDefault="00BC22F8" w:rsidP="00A3033B">
            <w:pPr>
              <w:spacing w:before="40" w:after="40"/>
              <w:ind w:left="40" w:right="40"/>
            </w:pPr>
            <w:r>
              <w:rPr>
                <w:rFonts w:ascii="Times" w:hAnsi="Times" w:cs="Times"/>
                <w:color w:val="000000"/>
              </w:rPr>
              <w:t>74.90</w:t>
            </w:r>
          </w:p>
        </w:tc>
      </w:tr>
      <w:tr w:rsidR="00BB6A5F" w14:paraId="7BB7C1AD" w14:textId="77777777" w:rsidTr="00A3033B">
        <w:trPr>
          <w:cantSplit/>
          <w:trHeight w:val="360"/>
          <w:jc w:val="center"/>
        </w:trPr>
        <w:tc>
          <w:tcPr>
            <w:tcW w:w="1080" w:type="dxa"/>
            <w:tcMar>
              <w:top w:w="0" w:type="dxa"/>
              <w:left w:w="0" w:type="dxa"/>
              <w:bottom w:w="0" w:type="dxa"/>
              <w:right w:w="0" w:type="dxa"/>
            </w:tcMar>
            <w:vAlign w:val="center"/>
          </w:tcPr>
          <w:p w14:paraId="26DDBBA7"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2374C23F" w14:textId="77777777" w:rsidR="00BB6A5F" w:rsidRDefault="00BC22F8" w:rsidP="00A3033B">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14:paraId="514CB6CA"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070D3D4D" w14:textId="77777777"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21F56540" w14:textId="77777777" w:rsidR="00BB6A5F" w:rsidRDefault="00BC22F8" w:rsidP="00A3033B">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5E3A1D84" w14:textId="77777777"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14:paraId="768B45EA" w14:textId="77777777" w:rsidR="00BB6A5F" w:rsidRDefault="00BC22F8" w:rsidP="00A3033B">
            <w:pPr>
              <w:spacing w:before="40" w:after="40"/>
              <w:ind w:left="40" w:right="40"/>
            </w:pPr>
            <w:r>
              <w:rPr>
                <w:rFonts w:ascii="Times" w:hAnsi="Times" w:cs="Times"/>
                <w:color w:val="000000"/>
              </w:rPr>
              <w:t>7.23</w:t>
            </w:r>
          </w:p>
        </w:tc>
        <w:tc>
          <w:tcPr>
            <w:tcW w:w="1080" w:type="dxa"/>
            <w:tcMar>
              <w:top w:w="0" w:type="dxa"/>
              <w:left w:w="0" w:type="dxa"/>
              <w:bottom w:w="0" w:type="dxa"/>
              <w:right w:w="0" w:type="dxa"/>
            </w:tcMar>
            <w:vAlign w:val="center"/>
          </w:tcPr>
          <w:p w14:paraId="5806109A" w14:textId="77777777" w:rsidR="00BB6A5F" w:rsidRDefault="00BC22F8" w:rsidP="00A3033B">
            <w:pPr>
              <w:spacing w:before="40" w:after="40"/>
              <w:ind w:left="40" w:right="40"/>
            </w:pPr>
            <w:r>
              <w:rPr>
                <w:rFonts w:ascii="Times" w:hAnsi="Times" w:cs="Times"/>
                <w:color w:val="000000"/>
              </w:rPr>
              <w:t>333.40</w:t>
            </w:r>
          </w:p>
        </w:tc>
      </w:tr>
      <w:tr w:rsidR="00BB6A5F" w14:paraId="4DAD3A63" w14:textId="77777777" w:rsidTr="00A3033B">
        <w:trPr>
          <w:cantSplit/>
          <w:trHeight w:val="360"/>
          <w:jc w:val="center"/>
        </w:trPr>
        <w:tc>
          <w:tcPr>
            <w:tcW w:w="1080" w:type="dxa"/>
            <w:tcMar>
              <w:top w:w="0" w:type="dxa"/>
              <w:left w:w="0" w:type="dxa"/>
              <w:bottom w:w="0" w:type="dxa"/>
              <w:right w:w="0" w:type="dxa"/>
            </w:tcMar>
            <w:vAlign w:val="center"/>
          </w:tcPr>
          <w:p w14:paraId="538E12F7"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0C7A7728" w14:textId="77777777" w:rsidR="00BB6A5F" w:rsidRDefault="00BC22F8" w:rsidP="00A3033B">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14:paraId="513A02CF"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398AB1C4" w14:textId="77777777" w:rsidR="00BB6A5F" w:rsidRDefault="00BC22F8" w:rsidP="00A3033B">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14:paraId="18D27BA1" w14:textId="77777777" w:rsidR="00BB6A5F" w:rsidRDefault="00BC22F8" w:rsidP="00A3033B">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5DDD97A5"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90F6BB6" w14:textId="77777777" w:rsidR="00BB6A5F" w:rsidRDefault="00BC22F8" w:rsidP="00A3033B">
            <w:pPr>
              <w:spacing w:before="40" w:after="40"/>
              <w:ind w:left="40" w:right="40"/>
            </w:pPr>
            <w:r>
              <w:rPr>
                <w:rFonts w:ascii="Times" w:hAnsi="Times" w:cs="Times"/>
                <w:color w:val="000000"/>
              </w:rPr>
              <w:t>4.67</w:t>
            </w:r>
          </w:p>
        </w:tc>
        <w:tc>
          <w:tcPr>
            <w:tcW w:w="1080" w:type="dxa"/>
            <w:tcMar>
              <w:top w:w="0" w:type="dxa"/>
              <w:left w:w="0" w:type="dxa"/>
              <w:bottom w:w="0" w:type="dxa"/>
              <w:right w:w="0" w:type="dxa"/>
            </w:tcMar>
            <w:vAlign w:val="center"/>
          </w:tcPr>
          <w:p w14:paraId="7FA3E5A0" w14:textId="77777777" w:rsidR="00BB6A5F" w:rsidRDefault="00BC22F8" w:rsidP="00A3033B">
            <w:pPr>
              <w:spacing w:before="40" w:after="40"/>
              <w:ind w:left="40" w:right="40"/>
            </w:pPr>
            <w:r>
              <w:rPr>
                <w:rFonts w:ascii="Times" w:hAnsi="Times" w:cs="Times"/>
                <w:color w:val="000000"/>
              </w:rPr>
              <w:t>142.90</w:t>
            </w:r>
          </w:p>
        </w:tc>
      </w:tr>
      <w:tr w:rsidR="00BB6A5F" w14:paraId="2495E840" w14:textId="77777777" w:rsidTr="00A3033B">
        <w:trPr>
          <w:cantSplit/>
          <w:trHeight w:val="360"/>
          <w:jc w:val="center"/>
        </w:trPr>
        <w:tc>
          <w:tcPr>
            <w:tcW w:w="1080" w:type="dxa"/>
            <w:tcMar>
              <w:top w:w="0" w:type="dxa"/>
              <w:left w:w="0" w:type="dxa"/>
              <w:bottom w:w="0" w:type="dxa"/>
              <w:right w:w="0" w:type="dxa"/>
            </w:tcMar>
            <w:vAlign w:val="center"/>
          </w:tcPr>
          <w:p w14:paraId="09A5CD32"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38BDB9DA" w14:textId="77777777" w:rsidR="00BB6A5F" w:rsidRDefault="00BC22F8" w:rsidP="00A3033B">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14:paraId="618FACFF"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5FEC9371" w14:textId="77777777" w:rsidR="00BB6A5F" w:rsidRDefault="00BC22F8" w:rsidP="00A3033B">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14:paraId="11E149F8" w14:textId="77777777" w:rsidR="00BB6A5F" w:rsidRDefault="00BC22F8" w:rsidP="00A3033B">
            <w:pPr>
              <w:spacing w:before="40" w:after="40"/>
              <w:ind w:left="40" w:right="40"/>
            </w:pPr>
            <w:r>
              <w:rPr>
                <w:rFonts w:ascii="Times" w:hAnsi="Times" w:cs="Times"/>
                <w:color w:val="000000"/>
              </w:rPr>
              <w:t>1.92</w:t>
            </w:r>
          </w:p>
        </w:tc>
        <w:tc>
          <w:tcPr>
            <w:tcW w:w="1080" w:type="dxa"/>
            <w:tcMar>
              <w:top w:w="0" w:type="dxa"/>
              <w:left w:w="0" w:type="dxa"/>
              <w:bottom w:w="0" w:type="dxa"/>
              <w:right w:w="0" w:type="dxa"/>
            </w:tcMar>
            <w:vAlign w:val="center"/>
          </w:tcPr>
          <w:p w14:paraId="0ADF6280" w14:textId="77777777" w:rsidR="00BB6A5F" w:rsidRDefault="00BC22F8" w:rsidP="00A3033B">
            <w:pPr>
              <w:spacing w:before="40" w:after="40"/>
              <w:ind w:left="40" w:right="40"/>
            </w:pPr>
            <w:r>
              <w:rPr>
                <w:rFonts w:ascii="Times" w:hAnsi="Times" w:cs="Times"/>
                <w:color w:val="000000"/>
              </w:rPr>
              <w:t>0.30</w:t>
            </w:r>
          </w:p>
        </w:tc>
        <w:tc>
          <w:tcPr>
            <w:tcW w:w="1080" w:type="dxa"/>
            <w:tcMar>
              <w:top w:w="0" w:type="dxa"/>
              <w:left w:w="0" w:type="dxa"/>
              <w:bottom w:w="0" w:type="dxa"/>
              <w:right w:w="0" w:type="dxa"/>
            </w:tcMar>
            <w:vAlign w:val="center"/>
          </w:tcPr>
          <w:p w14:paraId="36D26CD7" w14:textId="77777777" w:rsidR="00BB6A5F" w:rsidRDefault="00BC22F8" w:rsidP="00A3033B">
            <w:pPr>
              <w:spacing w:before="40" w:after="40"/>
              <w:ind w:left="40" w:right="40"/>
            </w:pPr>
            <w:r>
              <w:rPr>
                <w:rFonts w:ascii="Times" w:hAnsi="Times" w:cs="Times"/>
                <w:color w:val="000000"/>
              </w:rPr>
              <w:t>7.30</w:t>
            </w:r>
          </w:p>
        </w:tc>
        <w:tc>
          <w:tcPr>
            <w:tcW w:w="1080" w:type="dxa"/>
            <w:tcMar>
              <w:top w:w="0" w:type="dxa"/>
              <w:left w:w="0" w:type="dxa"/>
              <w:bottom w:w="0" w:type="dxa"/>
              <w:right w:w="0" w:type="dxa"/>
            </w:tcMar>
            <w:vAlign w:val="center"/>
          </w:tcPr>
          <w:p w14:paraId="41A6519E" w14:textId="77777777" w:rsidR="00BB6A5F" w:rsidRDefault="00BC22F8" w:rsidP="00A3033B">
            <w:pPr>
              <w:spacing w:before="40" w:after="40"/>
              <w:ind w:left="40" w:right="40"/>
            </w:pPr>
            <w:r>
              <w:rPr>
                <w:rFonts w:ascii="Times" w:hAnsi="Times" w:cs="Times"/>
                <w:color w:val="000000"/>
              </w:rPr>
              <w:t>136.80</w:t>
            </w:r>
          </w:p>
        </w:tc>
      </w:tr>
      <w:tr w:rsidR="00BB6A5F" w14:paraId="6C5A0265" w14:textId="77777777" w:rsidTr="00A3033B">
        <w:trPr>
          <w:cantSplit/>
          <w:trHeight w:val="360"/>
          <w:jc w:val="center"/>
        </w:trPr>
        <w:tc>
          <w:tcPr>
            <w:tcW w:w="1080" w:type="dxa"/>
            <w:tcMar>
              <w:top w:w="0" w:type="dxa"/>
              <w:left w:w="0" w:type="dxa"/>
              <w:bottom w:w="0" w:type="dxa"/>
              <w:right w:w="0" w:type="dxa"/>
            </w:tcMar>
            <w:vAlign w:val="center"/>
          </w:tcPr>
          <w:p w14:paraId="25FBAE87"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43632B43" w14:textId="77777777" w:rsidR="00BB6A5F" w:rsidRDefault="00BC22F8" w:rsidP="00A3033B">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14:paraId="4E7F8859"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0D9EA476" w14:textId="77777777"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14:paraId="1A180C73" w14:textId="77777777" w:rsidR="00BB6A5F" w:rsidRDefault="00BC22F8" w:rsidP="00A3033B">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14:paraId="27A2597E"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1A4FF5B7" w14:textId="77777777" w:rsidR="00BB6A5F" w:rsidRDefault="00BC22F8" w:rsidP="00A3033B">
            <w:pPr>
              <w:spacing w:before="40" w:after="40"/>
              <w:ind w:left="40" w:right="40"/>
            </w:pPr>
            <w:r>
              <w:rPr>
                <w:rFonts w:ascii="Times" w:hAnsi="Times" w:cs="Times"/>
                <w:color w:val="000000"/>
              </w:rPr>
              <w:t>5.11</w:t>
            </w:r>
          </w:p>
        </w:tc>
        <w:tc>
          <w:tcPr>
            <w:tcW w:w="1080" w:type="dxa"/>
            <w:tcMar>
              <w:top w:w="0" w:type="dxa"/>
              <w:left w:w="0" w:type="dxa"/>
              <w:bottom w:w="0" w:type="dxa"/>
              <w:right w:w="0" w:type="dxa"/>
            </w:tcMar>
            <w:vAlign w:val="center"/>
          </w:tcPr>
          <w:p w14:paraId="08923724" w14:textId="77777777" w:rsidR="00BB6A5F" w:rsidRDefault="00BC22F8" w:rsidP="00A3033B">
            <w:pPr>
              <w:spacing w:before="40" w:after="40"/>
              <w:ind w:left="40" w:right="40"/>
            </w:pPr>
            <w:r>
              <w:rPr>
                <w:rFonts w:ascii="Times" w:hAnsi="Times" w:cs="Times"/>
                <w:color w:val="000000"/>
              </w:rPr>
              <w:t>142.90</w:t>
            </w:r>
          </w:p>
        </w:tc>
      </w:tr>
      <w:tr w:rsidR="00BB6A5F" w14:paraId="57085EF5" w14:textId="77777777" w:rsidTr="00A3033B">
        <w:trPr>
          <w:cantSplit/>
          <w:trHeight w:val="360"/>
          <w:jc w:val="center"/>
        </w:trPr>
        <w:tc>
          <w:tcPr>
            <w:tcW w:w="1080" w:type="dxa"/>
            <w:tcMar>
              <w:top w:w="0" w:type="dxa"/>
              <w:left w:w="0" w:type="dxa"/>
              <w:bottom w:w="0" w:type="dxa"/>
              <w:right w:w="0" w:type="dxa"/>
            </w:tcMar>
            <w:vAlign w:val="center"/>
          </w:tcPr>
          <w:p w14:paraId="541ABDDF"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20F3047B" w14:textId="77777777" w:rsidR="00BB6A5F" w:rsidRDefault="00BC22F8" w:rsidP="00A3033B">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14:paraId="25FFAED0" w14:textId="77777777"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14:paraId="5CE22A04" w14:textId="77777777" w:rsidR="00BB6A5F" w:rsidRDefault="00BC22F8" w:rsidP="00A3033B">
            <w:pPr>
              <w:spacing w:before="40" w:after="40"/>
              <w:ind w:left="40" w:right="40"/>
            </w:pPr>
            <w:r>
              <w:rPr>
                <w:rFonts w:ascii="Times" w:hAnsi="Times" w:cs="Times"/>
                <w:color w:val="000000"/>
              </w:rPr>
              <w:t>0.56</w:t>
            </w:r>
          </w:p>
        </w:tc>
        <w:tc>
          <w:tcPr>
            <w:tcW w:w="1080" w:type="dxa"/>
            <w:tcMar>
              <w:top w:w="0" w:type="dxa"/>
              <w:left w:w="0" w:type="dxa"/>
              <w:bottom w:w="0" w:type="dxa"/>
              <w:right w:w="0" w:type="dxa"/>
            </w:tcMar>
            <w:vAlign w:val="center"/>
          </w:tcPr>
          <w:p w14:paraId="6B72CE17" w14:textId="77777777" w:rsidR="00BB6A5F" w:rsidRDefault="00BC22F8" w:rsidP="00A3033B">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14:paraId="2E59451D" w14:textId="77777777"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14:paraId="31BD2DA5" w14:textId="77777777" w:rsidR="00BB6A5F" w:rsidRDefault="00BC22F8" w:rsidP="00A3033B">
            <w:pPr>
              <w:spacing w:before="40" w:after="40"/>
              <w:ind w:left="40" w:right="40"/>
            </w:pPr>
            <w:r>
              <w:rPr>
                <w:rFonts w:ascii="Times" w:hAnsi="Times" w:cs="Times"/>
                <w:color w:val="000000"/>
              </w:rPr>
              <w:t>4.80</w:t>
            </w:r>
          </w:p>
        </w:tc>
        <w:tc>
          <w:tcPr>
            <w:tcW w:w="1080" w:type="dxa"/>
            <w:tcMar>
              <w:top w:w="0" w:type="dxa"/>
              <w:left w:w="0" w:type="dxa"/>
              <w:bottom w:w="0" w:type="dxa"/>
              <w:right w:w="0" w:type="dxa"/>
            </w:tcMar>
            <w:vAlign w:val="center"/>
          </w:tcPr>
          <w:p w14:paraId="418CF10D" w14:textId="77777777" w:rsidR="00BB6A5F" w:rsidRDefault="00BC22F8" w:rsidP="00A3033B">
            <w:pPr>
              <w:spacing w:before="40" w:after="40"/>
              <w:ind w:left="40" w:right="40"/>
            </w:pPr>
            <w:r>
              <w:rPr>
                <w:rFonts w:ascii="Times" w:hAnsi="Times" w:cs="Times"/>
                <w:color w:val="000000"/>
              </w:rPr>
              <w:t>72.30</w:t>
            </w:r>
          </w:p>
        </w:tc>
      </w:tr>
      <w:tr w:rsidR="00BB6A5F" w14:paraId="10DC1548" w14:textId="77777777" w:rsidTr="00A3033B">
        <w:trPr>
          <w:cantSplit/>
          <w:trHeight w:val="360"/>
          <w:jc w:val="center"/>
        </w:trPr>
        <w:tc>
          <w:tcPr>
            <w:tcW w:w="1080" w:type="dxa"/>
            <w:tcMar>
              <w:top w:w="0" w:type="dxa"/>
              <w:left w:w="0" w:type="dxa"/>
              <w:bottom w:w="0" w:type="dxa"/>
              <w:right w:w="0" w:type="dxa"/>
            </w:tcMar>
            <w:vAlign w:val="center"/>
          </w:tcPr>
          <w:p w14:paraId="772FB1AB" w14:textId="77777777" w:rsidR="00BB6A5F" w:rsidRDefault="00BB6A5F" w:rsidP="00A3033B">
            <w:pPr>
              <w:spacing w:before="40" w:after="40"/>
              <w:ind w:left="40" w:right="40"/>
            </w:pPr>
          </w:p>
        </w:tc>
        <w:tc>
          <w:tcPr>
            <w:tcW w:w="1530" w:type="dxa"/>
            <w:tcMar>
              <w:top w:w="0" w:type="dxa"/>
              <w:left w:w="0" w:type="dxa"/>
              <w:bottom w:w="0" w:type="dxa"/>
              <w:right w:w="0" w:type="dxa"/>
            </w:tcMar>
            <w:vAlign w:val="center"/>
          </w:tcPr>
          <w:p w14:paraId="7BBFF710" w14:textId="77777777" w:rsidR="00BB6A5F" w:rsidRDefault="00BC22F8" w:rsidP="00A3033B">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14:paraId="0E760A17" w14:textId="77777777"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14:paraId="616DCFC6" w14:textId="77777777" w:rsidR="00BB6A5F" w:rsidRDefault="00BC22F8" w:rsidP="00A3033B">
            <w:pPr>
              <w:spacing w:before="40" w:after="40"/>
              <w:ind w:left="40" w:right="40"/>
            </w:pPr>
            <w:r>
              <w:rPr>
                <w:rFonts w:ascii="Times" w:hAnsi="Times" w:cs="Times"/>
                <w:color w:val="000000"/>
              </w:rPr>
              <w:t>0.33</w:t>
            </w:r>
          </w:p>
        </w:tc>
        <w:tc>
          <w:tcPr>
            <w:tcW w:w="1080" w:type="dxa"/>
            <w:tcMar>
              <w:top w:w="0" w:type="dxa"/>
              <w:left w:w="0" w:type="dxa"/>
              <w:bottom w:w="0" w:type="dxa"/>
              <w:right w:w="0" w:type="dxa"/>
            </w:tcMar>
            <w:vAlign w:val="center"/>
          </w:tcPr>
          <w:p w14:paraId="4CC8BA57" w14:textId="77777777" w:rsidR="00BB6A5F" w:rsidRDefault="00BC22F8" w:rsidP="00A3033B">
            <w:pPr>
              <w:spacing w:before="40" w:after="40"/>
              <w:ind w:left="40" w:right="40"/>
            </w:pPr>
            <w:r>
              <w:rPr>
                <w:rFonts w:ascii="Times" w:hAnsi="Times" w:cs="Times"/>
                <w:color w:val="000000"/>
              </w:rPr>
              <w:t>1.80</w:t>
            </w:r>
          </w:p>
        </w:tc>
        <w:tc>
          <w:tcPr>
            <w:tcW w:w="1080" w:type="dxa"/>
            <w:tcMar>
              <w:top w:w="0" w:type="dxa"/>
              <w:left w:w="0" w:type="dxa"/>
              <w:bottom w:w="0" w:type="dxa"/>
              <w:right w:w="0" w:type="dxa"/>
            </w:tcMar>
            <w:vAlign w:val="center"/>
          </w:tcPr>
          <w:p w14:paraId="4BA18C86" w14:textId="77777777" w:rsidR="00BB6A5F" w:rsidRDefault="00BC22F8" w:rsidP="00A3033B">
            <w:pPr>
              <w:spacing w:before="40" w:after="40"/>
              <w:ind w:left="40" w:right="40"/>
            </w:pPr>
            <w:r>
              <w:rPr>
                <w:rFonts w:ascii="Times" w:hAnsi="Times" w:cs="Times"/>
                <w:color w:val="000000"/>
              </w:rPr>
              <w:t>0.80</w:t>
            </w:r>
          </w:p>
        </w:tc>
        <w:tc>
          <w:tcPr>
            <w:tcW w:w="1080" w:type="dxa"/>
            <w:tcMar>
              <w:top w:w="0" w:type="dxa"/>
              <w:left w:w="0" w:type="dxa"/>
              <w:bottom w:w="0" w:type="dxa"/>
              <w:right w:w="0" w:type="dxa"/>
            </w:tcMar>
            <w:vAlign w:val="center"/>
          </w:tcPr>
          <w:p w14:paraId="0F98C042" w14:textId="77777777" w:rsidR="00BB6A5F" w:rsidRDefault="00BC22F8" w:rsidP="00A3033B">
            <w:pPr>
              <w:spacing w:before="40" w:after="40"/>
              <w:ind w:left="40" w:right="40"/>
            </w:pPr>
            <w:r>
              <w:rPr>
                <w:rFonts w:ascii="Times" w:hAnsi="Times" w:cs="Times"/>
                <w:color w:val="000000"/>
              </w:rPr>
              <w:t>3.70</w:t>
            </w:r>
          </w:p>
        </w:tc>
        <w:tc>
          <w:tcPr>
            <w:tcW w:w="1080" w:type="dxa"/>
            <w:tcMar>
              <w:top w:w="0" w:type="dxa"/>
              <w:left w:w="0" w:type="dxa"/>
              <w:bottom w:w="0" w:type="dxa"/>
              <w:right w:w="0" w:type="dxa"/>
            </w:tcMar>
            <w:vAlign w:val="center"/>
          </w:tcPr>
          <w:p w14:paraId="721453B4" w14:textId="77777777" w:rsidR="00BB6A5F" w:rsidRDefault="00BC22F8" w:rsidP="00A3033B">
            <w:pPr>
              <w:spacing w:before="40" w:after="40"/>
              <w:ind w:left="40" w:right="40"/>
            </w:pPr>
            <w:r>
              <w:rPr>
                <w:rFonts w:ascii="Times" w:hAnsi="Times" w:cs="Times"/>
                <w:color w:val="000000"/>
              </w:rPr>
              <w:t>333.40</w:t>
            </w:r>
          </w:p>
        </w:tc>
      </w:tr>
    </w:tbl>
    <w:p w14:paraId="66292C6B" w14:textId="77777777" w:rsidR="00A3033B" w:rsidRDefault="00A3033B" w:rsidP="009B29B9">
      <w:pPr>
        <w:pStyle w:val="BodyText"/>
        <w:spacing w:line="480" w:lineRule="auto"/>
        <w:rPr>
          <w:i/>
        </w:rPr>
      </w:pPr>
    </w:p>
    <w:p w14:paraId="5499E6BA" w14:textId="77777777" w:rsidR="00A3033B" w:rsidRDefault="00A3033B" w:rsidP="00A3033B">
      <w:pPr>
        <w:pStyle w:val="BodyText"/>
      </w:pPr>
      <w:r>
        <w:br w:type="page"/>
      </w:r>
    </w:p>
    <w:p w14:paraId="2F354FF4" w14:textId="77777777" w:rsidR="00BB6A5F" w:rsidRDefault="00BC22F8" w:rsidP="009B29B9">
      <w:pPr>
        <w:pStyle w:val="BodyText"/>
        <w:spacing w:line="480" w:lineRule="auto"/>
      </w:pPr>
      <w:r>
        <w:rPr>
          <w:i/>
        </w:rPr>
        <w:lastRenderedPageBreak/>
        <w:t>Table 2: Associations of restoration projects with chlorophyll-a changes for different segments of Tampa Bay (Figure 1).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w:tblPr>
        <w:tblW w:w="0" w:type="auto"/>
        <w:jc w:val="center"/>
        <w:tblLayout w:type="fixed"/>
        <w:tblLook w:val="04A0" w:firstRow="1" w:lastRow="0" w:firstColumn="1" w:lastColumn="0" w:noHBand="0" w:noVBand="1"/>
      </w:tblPr>
      <w:tblGrid>
        <w:gridCol w:w="1440"/>
        <w:gridCol w:w="900"/>
        <w:gridCol w:w="1440"/>
        <w:gridCol w:w="900"/>
        <w:gridCol w:w="990"/>
        <w:gridCol w:w="810"/>
        <w:gridCol w:w="1080"/>
        <w:gridCol w:w="1080"/>
      </w:tblGrid>
      <w:tr w:rsidR="00BB6A5F" w14:paraId="21885FC5" w14:textId="77777777" w:rsidTr="00A3033B">
        <w:trPr>
          <w:cantSplit/>
          <w:trHeight w:val="864"/>
          <w:tblHeader/>
          <w:jc w:val="center"/>
        </w:trPr>
        <w:tc>
          <w:tcPr>
            <w:tcW w:w="3780" w:type="dxa"/>
            <w:gridSpan w:val="3"/>
            <w:tcBorders>
              <w:bottom w:val="single" w:sz="8" w:space="0" w:color="000000"/>
            </w:tcBorders>
            <w:tcMar>
              <w:top w:w="0" w:type="dxa"/>
              <w:left w:w="0" w:type="dxa"/>
              <w:bottom w:w="0" w:type="dxa"/>
              <w:right w:w="0" w:type="dxa"/>
            </w:tcMar>
            <w:vAlign w:val="center"/>
          </w:tcPr>
          <w:p w14:paraId="2B490A13" w14:textId="77777777" w:rsidR="00BB6A5F" w:rsidRDefault="00BB6A5F" w:rsidP="00A3033B">
            <w:pPr>
              <w:spacing w:before="40" w:after="40"/>
              <w:ind w:left="40" w:right="40"/>
            </w:pPr>
          </w:p>
        </w:tc>
        <w:tc>
          <w:tcPr>
            <w:tcW w:w="4860" w:type="dxa"/>
            <w:gridSpan w:val="5"/>
            <w:tcBorders>
              <w:bottom w:val="single" w:sz="8" w:space="0" w:color="000000"/>
            </w:tcBorders>
            <w:tcMar>
              <w:top w:w="0" w:type="dxa"/>
              <w:left w:w="0" w:type="dxa"/>
              <w:bottom w:w="0" w:type="dxa"/>
              <w:right w:w="0" w:type="dxa"/>
            </w:tcMar>
            <w:vAlign w:val="center"/>
          </w:tcPr>
          <w:p w14:paraId="2C144ADA" w14:textId="77777777" w:rsidR="00BB6A5F" w:rsidRDefault="00BC22F8" w:rsidP="00A3033B">
            <w:pPr>
              <w:spacing w:before="40" w:after="40"/>
              <w:ind w:left="40" w:right="40"/>
            </w:pPr>
            <w:r>
              <w:rPr>
                <w:rFonts w:ascii="Times" w:hAnsi="Times" w:cs="Times"/>
                <w:color w:val="000000"/>
              </w:rPr>
              <w:t>Restoration project</w:t>
            </w:r>
          </w:p>
        </w:tc>
      </w:tr>
      <w:tr w:rsidR="00BB6A5F" w14:paraId="29C081F5" w14:textId="77777777" w:rsidTr="008C32A2">
        <w:trPr>
          <w:cantSplit/>
          <w:trHeight w:val="360"/>
          <w:tblHeader/>
          <w:jc w:val="center"/>
        </w:trPr>
        <w:tc>
          <w:tcPr>
            <w:tcW w:w="1440" w:type="dxa"/>
            <w:tcBorders>
              <w:bottom w:val="single" w:sz="8" w:space="0" w:color="000000"/>
            </w:tcBorders>
            <w:tcMar>
              <w:top w:w="0" w:type="dxa"/>
              <w:left w:w="0" w:type="dxa"/>
              <w:bottom w:w="0" w:type="dxa"/>
              <w:right w:w="0" w:type="dxa"/>
            </w:tcMar>
            <w:vAlign w:val="center"/>
          </w:tcPr>
          <w:p w14:paraId="07CEC27D" w14:textId="77777777" w:rsidR="00BB6A5F" w:rsidRDefault="00BC22F8" w:rsidP="00A3033B">
            <w:pPr>
              <w:spacing w:before="40" w:after="40"/>
              <w:ind w:left="40" w:right="40"/>
            </w:pPr>
            <w:r>
              <w:rPr>
                <w:rFonts w:ascii="Times" w:hAnsi="Times" w:cs="Times"/>
                <w:color w:val="000000"/>
              </w:rPr>
              <w:t>Combination</w:t>
            </w:r>
          </w:p>
        </w:tc>
        <w:tc>
          <w:tcPr>
            <w:tcW w:w="900" w:type="dxa"/>
            <w:tcBorders>
              <w:bottom w:val="single" w:sz="8" w:space="0" w:color="000000"/>
            </w:tcBorders>
            <w:tcMar>
              <w:top w:w="0" w:type="dxa"/>
              <w:left w:w="0" w:type="dxa"/>
              <w:bottom w:w="0" w:type="dxa"/>
              <w:right w:w="0" w:type="dxa"/>
            </w:tcMar>
            <w:vAlign w:val="center"/>
          </w:tcPr>
          <w:p w14:paraId="2207F88C" w14:textId="77777777" w:rsidR="00BB6A5F" w:rsidRDefault="00BC22F8" w:rsidP="00A3033B">
            <w:pPr>
              <w:spacing w:before="40" w:after="40"/>
              <w:ind w:left="40" w:right="40"/>
            </w:pPr>
            <w:r>
              <w:rPr>
                <w:rFonts w:ascii="Times" w:hAnsi="Times" w:cs="Times"/>
                <w:color w:val="000000"/>
              </w:rPr>
              <w:t>Bay segment</w:t>
            </w:r>
          </w:p>
        </w:tc>
        <w:tc>
          <w:tcPr>
            <w:tcW w:w="1440" w:type="dxa"/>
            <w:tcBorders>
              <w:bottom w:val="single" w:sz="8" w:space="0" w:color="000000"/>
            </w:tcBorders>
            <w:tcMar>
              <w:top w:w="0" w:type="dxa"/>
              <w:left w:w="0" w:type="dxa"/>
              <w:bottom w:w="0" w:type="dxa"/>
              <w:right w:w="0" w:type="dxa"/>
            </w:tcMar>
            <w:vAlign w:val="center"/>
          </w:tcPr>
          <w:p w14:paraId="26D6E31C" w14:textId="77777777" w:rsidR="00BB6A5F" w:rsidRDefault="00BC22F8" w:rsidP="00A3033B">
            <w:pPr>
              <w:spacing w:before="40" w:after="40"/>
              <w:ind w:left="40" w:right="40"/>
            </w:pPr>
            <w:r>
              <w:rPr>
                <w:rFonts w:ascii="Times" w:hAnsi="Times" w:cs="Times"/>
                <w:color w:val="000000"/>
              </w:rPr>
              <w:t>ANOVA</w:t>
            </w:r>
          </w:p>
        </w:tc>
        <w:tc>
          <w:tcPr>
            <w:tcW w:w="900" w:type="dxa"/>
            <w:tcBorders>
              <w:bottom w:val="single" w:sz="8" w:space="0" w:color="000000"/>
            </w:tcBorders>
            <w:tcMar>
              <w:top w:w="0" w:type="dxa"/>
              <w:left w:w="0" w:type="dxa"/>
              <w:bottom w:w="0" w:type="dxa"/>
              <w:right w:w="0" w:type="dxa"/>
            </w:tcMar>
            <w:vAlign w:val="center"/>
          </w:tcPr>
          <w:p w14:paraId="1CD37141" w14:textId="77777777" w:rsidR="00BB6A5F" w:rsidRDefault="00BC22F8" w:rsidP="00A3033B">
            <w:pPr>
              <w:spacing w:before="40" w:after="40"/>
              <w:ind w:left="40" w:right="40"/>
            </w:pPr>
            <w:r>
              <w:rPr>
                <w:rFonts w:ascii="Times" w:hAnsi="Times" w:cs="Times"/>
                <w:color w:val="000000"/>
              </w:rPr>
              <w:t>Habitat</w:t>
            </w:r>
            <w:r>
              <w:rPr>
                <w:rFonts w:ascii="Times" w:hAnsi="Times" w:cs="Times"/>
                <w:color w:val="000000"/>
              </w:rPr>
              <w:br/>
              <w:t>enhance</w:t>
            </w:r>
          </w:p>
        </w:tc>
        <w:tc>
          <w:tcPr>
            <w:tcW w:w="990" w:type="dxa"/>
            <w:tcBorders>
              <w:bottom w:val="single" w:sz="8" w:space="0" w:color="000000"/>
            </w:tcBorders>
            <w:tcMar>
              <w:top w:w="0" w:type="dxa"/>
              <w:left w:w="0" w:type="dxa"/>
              <w:bottom w:w="0" w:type="dxa"/>
              <w:right w:w="0" w:type="dxa"/>
            </w:tcMar>
            <w:vAlign w:val="center"/>
          </w:tcPr>
          <w:p w14:paraId="76AC9A69" w14:textId="77777777" w:rsidR="00BB6A5F" w:rsidRDefault="00BC22F8" w:rsidP="00A3033B">
            <w:pPr>
              <w:spacing w:before="40" w:after="40"/>
              <w:ind w:left="40" w:right="40"/>
            </w:pPr>
            <w:r>
              <w:rPr>
                <w:rFonts w:ascii="Times" w:hAnsi="Times" w:cs="Times"/>
                <w:color w:val="000000"/>
              </w:rPr>
              <w:t>Habitat</w:t>
            </w:r>
            <w:r>
              <w:rPr>
                <w:rFonts w:ascii="Times" w:hAnsi="Times" w:cs="Times"/>
                <w:color w:val="000000"/>
              </w:rPr>
              <w:br/>
              <w:t>establish</w:t>
            </w:r>
          </w:p>
        </w:tc>
        <w:tc>
          <w:tcPr>
            <w:tcW w:w="810" w:type="dxa"/>
            <w:tcBorders>
              <w:bottom w:val="single" w:sz="8" w:space="0" w:color="000000"/>
            </w:tcBorders>
            <w:tcMar>
              <w:top w:w="0" w:type="dxa"/>
              <w:left w:w="0" w:type="dxa"/>
              <w:bottom w:w="0" w:type="dxa"/>
              <w:right w:w="0" w:type="dxa"/>
            </w:tcMar>
            <w:vAlign w:val="center"/>
          </w:tcPr>
          <w:p w14:paraId="56AC9924" w14:textId="77777777" w:rsidR="00BB6A5F" w:rsidRDefault="00BC22F8" w:rsidP="00A3033B">
            <w:pPr>
              <w:spacing w:before="40" w:after="40"/>
              <w:ind w:left="40" w:right="40"/>
            </w:pPr>
            <w:r>
              <w:rPr>
                <w:rFonts w:ascii="Times" w:hAnsi="Times" w:cs="Times"/>
                <w:color w:val="000000"/>
              </w:rPr>
              <w:t>Habitat</w:t>
            </w:r>
            <w:r>
              <w:rPr>
                <w:rFonts w:ascii="Times" w:hAnsi="Times" w:cs="Times"/>
                <w:color w:val="000000"/>
              </w:rPr>
              <w:br/>
              <w:t>protect</w:t>
            </w:r>
          </w:p>
        </w:tc>
        <w:tc>
          <w:tcPr>
            <w:tcW w:w="1080" w:type="dxa"/>
            <w:tcBorders>
              <w:bottom w:val="single" w:sz="8" w:space="0" w:color="000000"/>
            </w:tcBorders>
            <w:tcMar>
              <w:top w:w="0" w:type="dxa"/>
              <w:left w:w="0" w:type="dxa"/>
              <w:bottom w:w="0" w:type="dxa"/>
              <w:right w:w="0" w:type="dxa"/>
            </w:tcMar>
            <w:vAlign w:val="center"/>
          </w:tcPr>
          <w:p w14:paraId="367BE29B" w14:textId="77777777" w:rsidR="00BB6A5F" w:rsidRDefault="00BC22F8" w:rsidP="00A3033B">
            <w:pPr>
              <w:spacing w:before="40" w:after="40"/>
              <w:ind w:left="40" w:right="40"/>
            </w:pPr>
            <w:r>
              <w:rPr>
                <w:rFonts w:ascii="Times" w:hAnsi="Times" w:cs="Times"/>
                <w:color w:val="000000"/>
              </w:rPr>
              <w:t>Nonpoint</w:t>
            </w:r>
            <w:r>
              <w:rPr>
                <w:rFonts w:ascii="Times" w:hAnsi="Times" w:cs="Times"/>
                <w:color w:val="000000"/>
              </w:rPr>
              <w:br/>
              <w:t>control</w:t>
            </w:r>
          </w:p>
        </w:tc>
        <w:tc>
          <w:tcPr>
            <w:tcW w:w="1080" w:type="dxa"/>
            <w:tcBorders>
              <w:bottom w:val="single" w:sz="8" w:space="0" w:color="000000"/>
            </w:tcBorders>
            <w:tcMar>
              <w:top w:w="0" w:type="dxa"/>
              <w:left w:w="0" w:type="dxa"/>
              <w:bottom w:w="0" w:type="dxa"/>
              <w:right w:w="0" w:type="dxa"/>
            </w:tcMar>
            <w:vAlign w:val="center"/>
          </w:tcPr>
          <w:p w14:paraId="49B116B2" w14:textId="77777777" w:rsidR="00BB6A5F" w:rsidRDefault="00BC22F8" w:rsidP="00A3033B">
            <w:pPr>
              <w:spacing w:before="40" w:after="40"/>
              <w:ind w:left="40" w:right="40"/>
            </w:pPr>
            <w:r>
              <w:rPr>
                <w:rFonts w:ascii="Times" w:hAnsi="Times" w:cs="Times"/>
                <w:color w:val="000000"/>
              </w:rPr>
              <w:t>Point</w:t>
            </w:r>
            <w:r>
              <w:rPr>
                <w:rFonts w:ascii="Times" w:hAnsi="Times" w:cs="Times"/>
                <w:color w:val="000000"/>
              </w:rPr>
              <w:br/>
              <w:t>control</w:t>
            </w:r>
          </w:p>
        </w:tc>
      </w:tr>
      <w:tr w:rsidR="00BB6A5F" w14:paraId="78B1FD4F" w14:textId="77777777" w:rsidTr="008C32A2">
        <w:trPr>
          <w:cantSplit/>
          <w:trHeight w:val="360"/>
          <w:jc w:val="center"/>
        </w:trPr>
        <w:tc>
          <w:tcPr>
            <w:tcW w:w="1440" w:type="dxa"/>
            <w:tcMar>
              <w:top w:w="0" w:type="dxa"/>
              <w:left w:w="0" w:type="dxa"/>
              <w:bottom w:w="0" w:type="dxa"/>
              <w:right w:w="0" w:type="dxa"/>
            </w:tcMar>
            <w:vAlign w:val="center"/>
          </w:tcPr>
          <w:p w14:paraId="59465EEE" w14:textId="77777777" w:rsidR="00BB6A5F" w:rsidRDefault="00BC22F8" w:rsidP="00A3033B">
            <w:pPr>
              <w:spacing w:before="40" w:after="40"/>
              <w:ind w:left="40" w:right="40"/>
            </w:pPr>
            <w:r>
              <w:rPr>
                <w:rFonts w:ascii="Times" w:hAnsi="Times" w:cs="Times"/>
                <w:color w:val="000000"/>
              </w:rPr>
              <w:t>5 years, 5 projects</w:t>
            </w:r>
          </w:p>
        </w:tc>
        <w:tc>
          <w:tcPr>
            <w:tcW w:w="900" w:type="dxa"/>
            <w:tcMar>
              <w:top w:w="0" w:type="dxa"/>
              <w:left w:w="0" w:type="dxa"/>
              <w:bottom w:w="0" w:type="dxa"/>
              <w:right w:w="0" w:type="dxa"/>
            </w:tcMar>
            <w:vAlign w:val="center"/>
          </w:tcPr>
          <w:p w14:paraId="7BB4C2E0" w14:textId="77777777"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14:paraId="60A4F339" w14:textId="77777777" w:rsidR="00BB6A5F" w:rsidRDefault="00BC22F8" w:rsidP="00A3033B">
            <w:pPr>
              <w:spacing w:before="40" w:after="40"/>
              <w:ind w:left="40" w:right="40"/>
            </w:pPr>
            <w:r>
              <w:rPr>
                <w:rFonts w:ascii="Times" w:hAnsi="Times" w:cs="Times"/>
                <w:color w:val="000000"/>
              </w:rPr>
              <w:t>F = 1.09, ns</w:t>
            </w:r>
          </w:p>
        </w:tc>
        <w:tc>
          <w:tcPr>
            <w:tcW w:w="900" w:type="dxa"/>
            <w:tcMar>
              <w:top w:w="0" w:type="dxa"/>
              <w:left w:w="0" w:type="dxa"/>
              <w:bottom w:w="0" w:type="dxa"/>
              <w:right w:w="0" w:type="dxa"/>
            </w:tcMar>
            <w:vAlign w:val="center"/>
          </w:tcPr>
          <w:p w14:paraId="3313C89F"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1904395B"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5219175F"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27A28402"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0AF1B2B" w14:textId="77777777" w:rsidR="00BB6A5F" w:rsidRDefault="00BC22F8" w:rsidP="00A3033B">
            <w:pPr>
              <w:spacing w:before="40" w:after="40"/>
              <w:ind w:left="40" w:right="40"/>
            </w:pPr>
            <w:r>
              <w:rPr>
                <w:rFonts w:ascii="Times" w:hAnsi="Times" w:cs="Times"/>
                <w:color w:val="000000"/>
              </w:rPr>
              <w:t>a, 0</w:t>
            </w:r>
          </w:p>
        </w:tc>
      </w:tr>
      <w:tr w:rsidR="00BB6A5F" w14:paraId="6C6F4847" w14:textId="77777777" w:rsidTr="008C32A2">
        <w:trPr>
          <w:cantSplit/>
          <w:trHeight w:val="360"/>
          <w:jc w:val="center"/>
        </w:trPr>
        <w:tc>
          <w:tcPr>
            <w:tcW w:w="1440" w:type="dxa"/>
            <w:tcMar>
              <w:top w:w="0" w:type="dxa"/>
              <w:left w:w="0" w:type="dxa"/>
              <w:bottom w:w="0" w:type="dxa"/>
              <w:right w:w="0" w:type="dxa"/>
            </w:tcMar>
            <w:vAlign w:val="center"/>
          </w:tcPr>
          <w:p w14:paraId="5F4FC4D8"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123F8A22" w14:textId="77777777"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14:paraId="2AA2F0E7" w14:textId="77777777" w:rsidR="00BB6A5F" w:rsidRDefault="00BC22F8" w:rsidP="00A3033B">
            <w:pPr>
              <w:spacing w:before="40" w:after="40"/>
              <w:ind w:left="40" w:right="40"/>
            </w:pPr>
            <w:r>
              <w:rPr>
                <w:rFonts w:ascii="Times" w:hAnsi="Times" w:cs="Times"/>
                <w:color w:val="000000"/>
              </w:rPr>
              <w:t>F = 17.37, **</w:t>
            </w:r>
          </w:p>
        </w:tc>
        <w:tc>
          <w:tcPr>
            <w:tcW w:w="900" w:type="dxa"/>
            <w:tcMar>
              <w:top w:w="0" w:type="dxa"/>
              <w:left w:w="0" w:type="dxa"/>
              <w:bottom w:w="0" w:type="dxa"/>
              <w:right w:w="0" w:type="dxa"/>
            </w:tcMar>
            <w:vAlign w:val="center"/>
          </w:tcPr>
          <w:p w14:paraId="48008A63"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57C9C1D8"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721E590D"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14B42E8"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F528970" w14:textId="77777777" w:rsidR="00BB6A5F" w:rsidRDefault="00BC22F8" w:rsidP="00A3033B">
            <w:pPr>
              <w:spacing w:before="40" w:after="40"/>
              <w:ind w:left="40" w:right="40"/>
            </w:pPr>
            <w:r>
              <w:rPr>
                <w:rFonts w:ascii="Times" w:hAnsi="Times" w:cs="Times"/>
                <w:color w:val="000000"/>
              </w:rPr>
              <w:t>b, &lt; 0</w:t>
            </w:r>
          </w:p>
        </w:tc>
      </w:tr>
      <w:tr w:rsidR="00BB6A5F" w14:paraId="55A944AD" w14:textId="77777777" w:rsidTr="008C32A2">
        <w:trPr>
          <w:cantSplit/>
          <w:trHeight w:val="360"/>
          <w:jc w:val="center"/>
        </w:trPr>
        <w:tc>
          <w:tcPr>
            <w:tcW w:w="1440" w:type="dxa"/>
            <w:tcMar>
              <w:top w:w="0" w:type="dxa"/>
              <w:left w:w="0" w:type="dxa"/>
              <w:bottom w:w="0" w:type="dxa"/>
              <w:right w:w="0" w:type="dxa"/>
            </w:tcMar>
            <w:vAlign w:val="center"/>
          </w:tcPr>
          <w:p w14:paraId="0434CDA6"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78C20489" w14:textId="77777777"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14:paraId="4634F48E" w14:textId="77777777" w:rsidR="00BB6A5F" w:rsidRDefault="00BC22F8" w:rsidP="00A3033B">
            <w:pPr>
              <w:spacing w:before="40" w:after="40"/>
              <w:ind w:left="40" w:right="40"/>
            </w:pPr>
            <w:r>
              <w:rPr>
                <w:rFonts w:ascii="Times" w:hAnsi="Times" w:cs="Times"/>
                <w:color w:val="000000"/>
              </w:rPr>
              <w:t>F = 13.5, **</w:t>
            </w:r>
          </w:p>
        </w:tc>
        <w:tc>
          <w:tcPr>
            <w:tcW w:w="900" w:type="dxa"/>
            <w:tcMar>
              <w:top w:w="0" w:type="dxa"/>
              <w:left w:w="0" w:type="dxa"/>
              <w:bottom w:w="0" w:type="dxa"/>
              <w:right w:w="0" w:type="dxa"/>
            </w:tcMar>
            <w:vAlign w:val="center"/>
          </w:tcPr>
          <w:p w14:paraId="7896BDEE" w14:textId="77777777"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14:paraId="4A014534" w14:textId="77777777"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14:paraId="2DC8AB8A"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0669AA33" w14:textId="77777777"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1EB30A92" w14:textId="77777777" w:rsidR="00BB6A5F" w:rsidRDefault="00BC22F8" w:rsidP="00A3033B">
            <w:pPr>
              <w:spacing w:before="40" w:after="40"/>
              <w:ind w:left="40" w:right="40"/>
            </w:pPr>
            <w:r>
              <w:rPr>
                <w:rFonts w:ascii="Times" w:hAnsi="Times" w:cs="Times"/>
                <w:color w:val="000000"/>
              </w:rPr>
              <w:t>c, &lt; 0</w:t>
            </w:r>
          </w:p>
        </w:tc>
      </w:tr>
      <w:tr w:rsidR="00BB6A5F" w14:paraId="03A10314" w14:textId="77777777" w:rsidTr="008C32A2">
        <w:trPr>
          <w:cantSplit/>
          <w:trHeight w:val="360"/>
          <w:jc w:val="center"/>
        </w:trPr>
        <w:tc>
          <w:tcPr>
            <w:tcW w:w="1440" w:type="dxa"/>
            <w:tcMar>
              <w:top w:w="0" w:type="dxa"/>
              <w:left w:w="0" w:type="dxa"/>
              <w:bottom w:w="0" w:type="dxa"/>
              <w:right w:w="0" w:type="dxa"/>
            </w:tcMar>
            <w:vAlign w:val="center"/>
          </w:tcPr>
          <w:p w14:paraId="59BC7F2E"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2F67FBDA" w14:textId="77777777"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14:paraId="4335A280" w14:textId="77777777" w:rsidR="00BB6A5F" w:rsidRDefault="00BC22F8" w:rsidP="00A3033B">
            <w:pPr>
              <w:spacing w:before="40" w:after="40"/>
              <w:ind w:left="40" w:right="40"/>
            </w:pPr>
            <w:r>
              <w:rPr>
                <w:rFonts w:ascii="Times" w:hAnsi="Times" w:cs="Times"/>
                <w:color w:val="000000"/>
              </w:rPr>
              <w:t>F = 1.5, ns</w:t>
            </w:r>
          </w:p>
        </w:tc>
        <w:tc>
          <w:tcPr>
            <w:tcW w:w="900" w:type="dxa"/>
            <w:tcMar>
              <w:top w:w="0" w:type="dxa"/>
              <w:left w:w="0" w:type="dxa"/>
              <w:bottom w:w="0" w:type="dxa"/>
              <w:right w:w="0" w:type="dxa"/>
            </w:tcMar>
            <w:vAlign w:val="center"/>
          </w:tcPr>
          <w:p w14:paraId="7BA7ED33"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7443C286"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668A7867"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939ECA5"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E385EFD" w14:textId="77777777" w:rsidR="00BB6A5F" w:rsidRDefault="00BC22F8" w:rsidP="00A3033B">
            <w:pPr>
              <w:spacing w:before="40" w:after="40"/>
              <w:ind w:left="40" w:right="40"/>
            </w:pPr>
            <w:r>
              <w:rPr>
                <w:rFonts w:ascii="Times" w:hAnsi="Times" w:cs="Times"/>
                <w:color w:val="000000"/>
              </w:rPr>
              <w:t>a, 0</w:t>
            </w:r>
          </w:p>
        </w:tc>
      </w:tr>
      <w:tr w:rsidR="00BB6A5F" w14:paraId="0A4E35C9" w14:textId="77777777" w:rsidTr="008C32A2">
        <w:trPr>
          <w:cantSplit/>
          <w:trHeight w:val="360"/>
          <w:jc w:val="center"/>
        </w:trPr>
        <w:tc>
          <w:tcPr>
            <w:tcW w:w="1440" w:type="dxa"/>
            <w:tcMar>
              <w:top w:w="0" w:type="dxa"/>
              <w:left w:w="0" w:type="dxa"/>
              <w:bottom w:w="0" w:type="dxa"/>
              <w:right w:w="0" w:type="dxa"/>
            </w:tcMar>
            <w:vAlign w:val="center"/>
          </w:tcPr>
          <w:p w14:paraId="52FFD0C9" w14:textId="77777777" w:rsidR="00BB6A5F" w:rsidRDefault="00BC22F8" w:rsidP="00A3033B">
            <w:pPr>
              <w:spacing w:before="40" w:after="40"/>
              <w:ind w:left="40" w:right="40"/>
            </w:pPr>
            <w:r>
              <w:rPr>
                <w:rFonts w:ascii="Times" w:hAnsi="Times" w:cs="Times"/>
                <w:color w:val="000000"/>
              </w:rPr>
              <w:t>5 years, 10 projects</w:t>
            </w:r>
          </w:p>
        </w:tc>
        <w:tc>
          <w:tcPr>
            <w:tcW w:w="900" w:type="dxa"/>
            <w:tcMar>
              <w:top w:w="0" w:type="dxa"/>
              <w:left w:w="0" w:type="dxa"/>
              <w:bottom w:w="0" w:type="dxa"/>
              <w:right w:w="0" w:type="dxa"/>
            </w:tcMar>
            <w:vAlign w:val="center"/>
          </w:tcPr>
          <w:p w14:paraId="3AF9838A" w14:textId="77777777"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14:paraId="11381AC7" w14:textId="77777777" w:rsidR="00BB6A5F" w:rsidRDefault="00BC22F8" w:rsidP="00A3033B">
            <w:pPr>
              <w:spacing w:before="40" w:after="40"/>
              <w:ind w:left="40" w:right="40"/>
            </w:pPr>
            <w:r>
              <w:rPr>
                <w:rFonts w:ascii="Times" w:hAnsi="Times" w:cs="Times"/>
                <w:color w:val="000000"/>
              </w:rPr>
              <w:t>F = 0.66, ns</w:t>
            </w:r>
          </w:p>
        </w:tc>
        <w:tc>
          <w:tcPr>
            <w:tcW w:w="900" w:type="dxa"/>
            <w:tcMar>
              <w:top w:w="0" w:type="dxa"/>
              <w:left w:w="0" w:type="dxa"/>
              <w:bottom w:w="0" w:type="dxa"/>
              <w:right w:w="0" w:type="dxa"/>
            </w:tcMar>
            <w:vAlign w:val="center"/>
          </w:tcPr>
          <w:p w14:paraId="30680F5F"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23228981"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7F01D31B"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040CAA53"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4EEDAD6" w14:textId="77777777" w:rsidR="00BB6A5F" w:rsidRDefault="00BC22F8" w:rsidP="00A3033B">
            <w:pPr>
              <w:spacing w:before="40" w:after="40"/>
              <w:ind w:left="40" w:right="40"/>
            </w:pPr>
            <w:r>
              <w:rPr>
                <w:rFonts w:ascii="Times" w:hAnsi="Times" w:cs="Times"/>
                <w:color w:val="000000"/>
              </w:rPr>
              <w:t>a, 0</w:t>
            </w:r>
          </w:p>
        </w:tc>
      </w:tr>
      <w:tr w:rsidR="00BB6A5F" w14:paraId="08FF0A6A" w14:textId="77777777" w:rsidTr="008C32A2">
        <w:trPr>
          <w:cantSplit/>
          <w:trHeight w:val="360"/>
          <w:jc w:val="center"/>
        </w:trPr>
        <w:tc>
          <w:tcPr>
            <w:tcW w:w="1440" w:type="dxa"/>
            <w:tcMar>
              <w:top w:w="0" w:type="dxa"/>
              <w:left w:w="0" w:type="dxa"/>
              <w:bottom w:w="0" w:type="dxa"/>
              <w:right w:w="0" w:type="dxa"/>
            </w:tcMar>
            <w:vAlign w:val="center"/>
          </w:tcPr>
          <w:p w14:paraId="7572252D"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3709224A" w14:textId="77777777"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14:paraId="74753CEF" w14:textId="77777777" w:rsidR="00BB6A5F" w:rsidRDefault="00BC22F8" w:rsidP="00A3033B">
            <w:pPr>
              <w:spacing w:before="40" w:after="40"/>
              <w:ind w:left="40" w:right="40"/>
            </w:pPr>
            <w:r>
              <w:rPr>
                <w:rFonts w:ascii="Times" w:hAnsi="Times" w:cs="Times"/>
                <w:color w:val="000000"/>
              </w:rPr>
              <w:t>F = 2.64, ns</w:t>
            </w:r>
          </w:p>
        </w:tc>
        <w:tc>
          <w:tcPr>
            <w:tcW w:w="900" w:type="dxa"/>
            <w:tcMar>
              <w:top w:w="0" w:type="dxa"/>
              <w:left w:w="0" w:type="dxa"/>
              <w:bottom w:w="0" w:type="dxa"/>
              <w:right w:w="0" w:type="dxa"/>
            </w:tcMar>
            <w:vAlign w:val="center"/>
          </w:tcPr>
          <w:p w14:paraId="50AF84AD" w14:textId="77777777" w:rsidR="00BB6A5F" w:rsidRDefault="00BC22F8" w:rsidP="00A3033B">
            <w:pPr>
              <w:spacing w:before="40" w:after="40"/>
              <w:ind w:left="40" w:right="40"/>
            </w:pPr>
            <w:r>
              <w:rPr>
                <w:rFonts w:ascii="Times" w:hAnsi="Times" w:cs="Times"/>
                <w:color w:val="000000"/>
              </w:rPr>
              <w:t>ab, &lt; 0</w:t>
            </w:r>
          </w:p>
        </w:tc>
        <w:tc>
          <w:tcPr>
            <w:tcW w:w="990" w:type="dxa"/>
            <w:tcMar>
              <w:top w:w="0" w:type="dxa"/>
              <w:left w:w="0" w:type="dxa"/>
              <w:bottom w:w="0" w:type="dxa"/>
              <w:right w:w="0" w:type="dxa"/>
            </w:tcMar>
            <w:vAlign w:val="center"/>
          </w:tcPr>
          <w:p w14:paraId="7881B164" w14:textId="77777777" w:rsidR="00BB6A5F" w:rsidRDefault="00BC22F8" w:rsidP="00A3033B">
            <w:pPr>
              <w:spacing w:before="40" w:after="40"/>
              <w:ind w:left="40" w:right="40"/>
            </w:pPr>
            <w:r>
              <w:rPr>
                <w:rFonts w:ascii="Times" w:hAnsi="Times" w:cs="Times"/>
                <w:color w:val="000000"/>
              </w:rPr>
              <w:t>ab, &lt; 0</w:t>
            </w:r>
          </w:p>
        </w:tc>
        <w:tc>
          <w:tcPr>
            <w:tcW w:w="810" w:type="dxa"/>
            <w:tcMar>
              <w:top w:w="0" w:type="dxa"/>
              <w:left w:w="0" w:type="dxa"/>
              <w:bottom w:w="0" w:type="dxa"/>
              <w:right w:w="0" w:type="dxa"/>
            </w:tcMar>
            <w:vAlign w:val="center"/>
          </w:tcPr>
          <w:p w14:paraId="227F53A6" w14:textId="77777777"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09B8C6C6"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0AE47A4" w14:textId="77777777" w:rsidR="00BB6A5F" w:rsidRDefault="00BC22F8" w:rsidP="00A3033B">
            <w:pPr>
              <w:spacing w:before="40" w:after="40"/>
              <w:ind w:left="40" w:right="40"/>
            </w:pPr>
            <w:r>
              <w:rPr>
                <w:rFonts w:ascii="Times" w:hAnsi="Times" w:cs="Times"/>
                <w:color w:val="000000"/>
              </w:rPr>
              <w:t>b, &lt; 0</w:t>
            </w:r>
          </w:p>
        </w:tc>
      </w:tr>
      <w:tr w:rsidR="00BB6A5F" w14:paraId="7BF9FF0C" w14:textId="77777777" w:rsidTr="008C32A2">
        <w:trPr>
          <w:cantSplit/>
          <w:trHeight w:val="360"/>
          <w:jc w:val="center"/>
        </w:trPr>
        <w:tc>
          <w:tcPr>
            <w:tcW w:w="1440" w:type="dxa"/>
            <w:tcMar>
              <w:top w:w="0" w:type="dxa"/>
              <w:left w:w="0" w:type="dxa"/>
              <w:bottom w:w="0" w:type="dxa"/>
              <w:right w:w="0" w:type="dxa"/>
            </w:tcMar>
            <w:vAlign w:val="center"/>
          </w:tcPr>
          <w:p w14:paraId="3B3F41F3"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04D1DF06" w14:textId="77777777"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14:paraId="02659132" w14:textId="77777777" w:rsidR="00BB6A5F" w:rsidRDefault="00BC22F8" w:rsidP="00A3033B">
            <w:pPr>
              <w:spacing w:before="40" w:after="40"/>
              <w:ind w:left="40" w:right="40"/>
            </w:pPr>
            <w:r>
              <w:rPr>
                <w:rFonts w:ascii="Times" w:hAnsi="Times" w:cs="Times"/>
                <w:color w:val="000000"/>
              </w:rPr>
              <w:t>F = 18.75, **</w:t>
            </w:r>
          </w:p>
        </w:tc>
        <w:tc>
          <w:tcPr>
            <w:tcW w:w="900" w:type="dxa"/>
            <w:tcMar>
              <w:top w:w="0" w:type="dxa"/>
              <w:left w:w="0" w:type="dxa"/>
              <w:bottom w:w="0" w:type="dxa"/>
              <w:right w:w="0" w:type="dxa"/>
            </w:tcMar>
            <w:vAlign w:val="center"/>
          </w:tcPr>
          <w:p w14:paraId="0D7FDE7E"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7D874B82"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4A68B2DC"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2DA28CD9"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50021C06" w14:textId="77777777" w:rsidR="00BB6A5F" w:rsidRDefault="00BC22F8" w:rsidP="00A3033B">
            <w:pPr>
              <w:spacing w:before="40" w:after="40"/>
              <w:ind w:left="40" w:right="40"/>
            </w:pPr>
            <w:r>
              <w:rPr>
                <w:rFonts w:ascii="Times" w:hAnsi="Times" w:cs="Times"/>
                <w:color w:val="000000"/>
              </w:rPr>
              <w:t>b, &lt; 0</w:t>
            </w:r>
          </w:p>
        </w:tc>
      </w:tr>
      <w:tr w:rsidR="00BB6A5F" w14:paraId="74556BF2" w14:textId="77777777" w:rsidTr="008C32A2">
        <w:trPr>
          <w:cantSplit/>
          <w:trHeight w:val="360"/>
          <w:jc w:val="center"/>
        </w:trPr>
        <w:tc>
          <w:tcPr>
            <w:tcW w:w="1440" w:type="dxa"/>
            <w:tcMar>
              <w:top w:w="0" w:type="dxa"/>
              <w:left w:w="0" w:type="dxa"/>
              <w:bottom w:w="0" w:type="dxa"/>
              <w:right w:w="0" w:type="dxa"/>
            </w:tcMar>
            <w:vAlign w:val="center"/>
          </w:tcPr>
          <w:p w14:paraId="40BA6CA4"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4AE69E07" w14:textId="77777777"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14:paraId="0C495334" w14:textId="77777777" w:rsidR="00BB6A5F" w:rsidRDefault="00BC22F8" w:rsidP="00A3033B">
            <w:pPr>
              <w:spacing w:before="40" w:after="40"/>
              <w:ind w:left="40" w:right="40"/>
            </w:pPr>
            <w:r>
              <w:rPr>
                <w:rFonts w:ascii="Times" w:hAnsi="Times" w:cs="Times"/>
                <w:color w:val="000000"/>
              </w:rPr>
              <w:t>F = 3.11, *</w:t>
            </w:r>
          </w:p>
        </w:tc>
        <w:tc>
          <w:tcPr>
            <w:tcW w:w="900" w:type="dxa"/>
            <w:tcMar>
              <w:top w:w="0" w:type="dxa"/>
              <w:left w:w="0" w:type="dxa"/>
              <w:bottom w:w="0" w:type="dxa"/>
              <w:right w:w="0" w:type="dxa"/>
            </w:tcMar>
            <w:vAlign w:val="center"/>
          </w:tcPr>
          <w:p w14:paraId="7409B180" w14:textId="77777777" w:rsidR="00BB6A5F" w:rsidRDefault="00BC22F8" w:rsidP="00A3033B">
            <w:pPr>
              <w:spacing w:before="40" w:after="40"/>
              <w:ind w:left="40" w:right="40"/>
            </w:pPr>
            <w:r>
              <w:rPr>
                <w:rFonts w:ascii="Times" w:hAnsi="Times" w:cs="Times"/>
                <w:color w:val="000000"/>
              </w:rPr>
              <w:t>ab, 0</w:t>
            </w:r>
          </w:p>
        </w:tc>
        <w:tc>
          <w:tcPr>
            <w:tcW w:w="990" w:type="dxa"/>
            <w:tcMar>
              <w:top w:w="0" w:type="dxa"/>
              <w:left w:w="0" w:type="dxa"/>
              <w:bottom w:w="0" w:type="dxa"/>
              <w:right w:w="0" w:type="dxa"/>
            </w:tcMar>
            <w:vAlign w:val="center"/>
          </w:tcPr>
          <w:p w14:paraId="32EB83DF"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102ECBF8" w14:textId="77777777"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6E53A748" w14:textId="77777777" w:rsidR="00BB6A5F" w:rsidRDefault="00BC22F8" w:rsidP="00A3033B">
            <w:pPr>
              <w:spacing w:before="40" w:after="40"/>
              <w:ind w:left="40" w:right="40"/>
            </w:pPr>
            <w:r>
              <w:rPr>
                <w:rFonts w:ascii="Times" w:hAnsi="Times" w:cs="Times"/>
                <w:color w:val="000000"/>
              </w:rPr>
              <w:t>b, &lt; 0</w:t>
            </w:r>
          </w:p>
        </w:tc>
        <w:tc>
          <w:tcPr>
            <w:tcW w:w="1080" w:type="dxa"/>
            <w:tcMar>
              <w:top w:w="0" w:type="dxa"/>
              <w:left w:w="0" w:type="dxa"/>
              <w:bottom w:w="0" w:type="dxa"/>
              <w:right w:w="0" w:type="dxa"/>
            </w:tcMar>
            <w:vAlign w:val="center"/>
          </w:tcPr>
          <w:p w14:paraId="1A456C38" w14:textId="77777777" w:rsidR="00BB6A5F" w:rsidRDefault="00BC22F8" w:rsidP="00A3033B">
            <w:pPr>
              <w:spacing w:before="40" w:after="40"/>
              <w:ind w:left="40" w:right="40"/>
            </w:pPr>
            <w:r>
              <w:rPr>
                <w:rFonts w:ascii="Times" w:hAnsi="Times" w:cs="Times"/>
                <w:color w:val="000000"/>
              </w:rPr>
              <w:t>a, 0</w:t>
            </w:r>
          </w:p>
        </w:tc>
      </w:tr>
      <w:tr w:rsidR="00BB6A5F" w14:paraId="798A234B" w14:textId="77777777" w:rsidTr="008C32A2">
        <w:trPr>
          <w:cantSplit/>
          <w:trHeight w:val="360"/>
          <w:jc w:val="center"/>
        </w:trPr>
        <w:tc>
          <w:tcPr>
            <w:tcW w:w="1440" w:type="dxa"/>
            <w:tcMar>
              <w:top w:w="0" w:type="dxa"/>
              <w:left w:w="0" w:type="dxa"/>
              <w:bottom w:w="0" w:type="dxa"/>
              <w:right w:w="0" w:type="dxa"/>
            </w:tcMar>
            <w:vAlign w:val="center"/>
          </w:tcPr>
          <w:p w14:paraId="0C1B0752" w14:textId="77777777" w:rsidR="00BB6A5F" w:rsidRDefault="00BC22F8" w:rsidP="00A3033B">
            <w:pPr>
              <w:spacing w:before="40" w:after="40"/>
              <w:ind w:left="40" w:right="40"/>
            </w:pPr>
            <w:r>
              <w:rPr>
                <w:rFonts w:ascii="Times" w:hAnsi="Times" w:cs="Times"/>
                <w:color w:val="000000"/>
              </w:rPr>
              <w:t>10 years, 5 projects</w:t>
            </w:r>
          </w:p>
        </w:tc>
        <w:tc>
          <w:tcPr>
            <w:tcW w:w="900" w:type="dxa"/>
            <w:tcMar>
              <w:top w:w="0" w:type="dxa"/>
              <w:left w:w="0" w:type="dxa"/>
              <w:bottom w:w="0" w:type="dxa"/>
              <w:right w:w="0" w:type="dxa"/>
            </w:tcMar>
            <w:vAlign w:val="center"/>
          </w:tcPr>
          <w:p w14:paraId="03F4978E" w14:textId="77777777"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14:paraId="5966CFFE" w14:textId="77777777" w:rsidR="00BB6A5F" w:rsidRDefault="00BC22F8" w:rsidP="00A3033B">
            <w:pPr>
              <w:spacing w:before="40" w:after="40"/>
              <w:ind w:left="40" w:right="40"/>
            </w:pPr>
            <w:r>
              <w:rPr>
                <w:rFonts w:ascii="Times" w:hAnsi="Times" w:cs="Times"/>
                <w:color w:val="000000"/>
              </w:rPr>
              <w:t>F = 2.9, *</w:t>
            </w:r>
          </w:p>
        </w:tc>
        <w:tc>
          <w:tcPr>
            <w:tcW w:w="900" w:type="dxa"/>
            <w:tcMar>
              <w:top w:w="0" w:type="dxa"/>
              <w:left w:w="0" w:type="dxa"/>
              <w:bottom w:w="0" w:type="dxa"/>
              <w:right w:w="0" w:type="dxa"/>
            </w:tcMar>
            <w:vAlign w:val="center"/>
          </w:tcPr>
          <w:p w14:paraId="58461FF5" w14:textId="77777777" w:rsidR="00BB6A5F" w:rsidRDefault="00BC22F8" w:rsidP="00A3033B">
            <w:pPr>
              <w:spacing w:before="40" w:after="40"/>
              <w:ind w:left="40" w:right="40"/>
            </w:pPr>
            <w:r>
              <w:rPr>
                <w:rFonts w:ascii="Times" w:hAnsi="Times" w:cs="Times"/>
                <w:color w:val="000000"/>
              </w:rPr>
              <w:t>ab, 0</w:t>
            </w:r>
          </w:p>
        </w:tc>
        <w:tc>
          <w:tcPr>
            <w:tcW w:w="990" w:type="dxa"/>
            <w:tcMar>
              <w:top w:w="0" w:type="dxa"/>
              <w:left w:w="0" w:type="dxa"/>
              <w:bottom w:w="0" w:type="dxa"/>
              <w:right w:w="0" w:type="dxa"/>
            </w:tcMar>
            <w:vAlign w:val="center"/>
          </w:tcPr>
          <w:p w14:paraId="1544EE4C" w14:textId="77777777"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14:paraId="1076897E" w14:textId="77777777"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14:paraId="2E855CE0"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D48B665" w14:textId="77777777" w:rsidR="00BB6A5F" w:rsidRDefault="00BC22F8" w:rsidP="00A3033B">
            <w:pPr>
              <w:spacing w:before="40" w:after="40"/>
              <w:ind w:left="40" w:right="40"/>
            </w:pPr>
            <w:r>
              <w:rPr>
                <w:rFonts w:ascii="Times" w:hAnsi="Times" w:cs="Times"/>
                <w:color w:val="000000"/>
              </w:rPr>
              <w:t>b, &lt; 0</w:t>
            </w:r>
          </w:p>
        </w:tc>
      </w:tr>
      <w:tr w:rsidR="00BB6A5F" w14:paraId="74F09384" w14:textId="77777777" w:rsidTr="008C32A2">
        <w:trPr>
          <w:cantSplit/>
          <w:trHeight w:val="360"/>
          <w:jc w:val="center"/>
        </w:trPr>
        <w:tc>
          <w:tcPr>
            <w:tcW w:w="1440" w:type="dxa"/>
            <w:tcMar>
              <w:top w:w="0" w:type="dxa"/>
              <w:left w:w="0" w:type="dxa"/>
              <w:bottom w:w="0" w:type="dxa"/>
              <w:right w:w="0" w:type="dxa"/>
            </w:tcMar>
            <w:vAlign w:val="center"/>
          </w:tcPr>
          <w:p w14:paraId="4378F5F2"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12802EF1" w14:textId="77777777"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14:paraId="5A9587D9" w14:textId="77777777" w:rsidR="00BB6A5F" w:rsidRDefault="00BC22F8" w:rsidP="00A3033B">
            <w:pPr>
              <w:spacing w:before="40" w:after="40"/>
              <w:ind w:left="40" w:right="40"/>
            </w:pPr>
            <w:r>
              <w:rPr>
                <w:rFonts w:ascii="Times" w:hAnsi="Times" w:cs="Times"/>
                <w:color w:val="000000"/>
              </w:rPr>
              <w:t>F = 6.13, **</w:t>
            </w:r>
          </w:p>
        </w:tc>
        <w:tc>
          <w:tcPr>
            <w:tcW w:w="900" w:type="dxa"/>
            <w:tcMar>
              <w:top w:w="0" w:type="dxa"/>
              <w:left w:w="0" w:type="dxa"/>
              <w:bottom w:w="0" w:type="dxa"/>
              <w:right w:w="0" w:type="dxa"/>
            </w:tcMar>
            <w:vAlign w:val="center"/>
          </w:tcPr>
          <w:p w14:paraId="358987CB"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782B492A"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2FA2C8F8"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13049D8D" w14:textId="77777777"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331CDA54" w14:textId="77777777" w:rsidR="00BB6A5F" w:rsidRDefault="00BC22F8" w:rsidP="00A3033B">
            <w:pPr>
              <w:spacing w:before="40" w:after="40"/>
              <w:ind w:left="40" w:right="40"/>
            </w:pPr>
            <w:r>
              <w:rPr>
                <w:rFonts w:ascii="Times" w:hAnsi="Times" w:cs="Times"/>
                <w:color w:val="000000"/>
              </w:rPr>
              <w:t>b, &lt; 0</w:t>
            </w:r>
          </w:p>
        </w:tc>
      </w:tr>
      <w:tr w:rsidR="00BB6A5F" w14:paraId="7DF902DD" w14:textId="77777777" w:rsidTr="008C32A2">
        <w:trPr>
          <w:cantSplit/>
          <w:trHeight w:val="360"/>
          <w:jc w:val="center"/>
        </w:trPr>
        <w:tc>
          <w:tcPr>
            <w:tcW w:w="1440" w:type="dxa"/>
            <w:tcMar>
              <w:top w:w="0" w:type="dxa"/>
              <w:left w:w="0" w:type="dxa"/>
              <w:bottom w:w="0" w:type="dxa"/>
              <w:right w:w="0" w:type="dxa"/>
            </w:tcMar>
            <w:vAlign w:val="center"/>
          </w:tcPr>
          <w:p w14:paraId="4C582856"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6D104EF8" w14:textId="77777777"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14:paraId="25B2773B" w14:textId="77777777" w:rsidR="00BB6A5F" w:rsidRDefault="00BC22F8" w:rsidP="00A3033B">
            <w:pPr>
              <w:spacing w:before="40" w:after="40"/>
              <w:ind w:left="40" w:right="40"/>
            </w:pPr>
            <w:r>
              <w:rPr>
                <w:rFonts w:ascii="Times" w:hAnsi="Times" w:cs="Times"/>
                <w:color w:val="000000"/>
              </w:rPr>
              <w:t>F = 14.11, **</w:t>
            </w:r>
          </w:p>
        </w:tc>
        <w:tc>
          <w:tcPr>
            <w:tcW w:w="900" w:type="dxa"/>
            <w:tcMar>
              <w:top w:w="0" w:type="dxa"/>
              <w:left w:w="0" w:type="dxa"/>
              <w:bottom w:w="0" w:type="dxa"/>
              <w:right w:w="0" w:type="dxa"/>
            </w:tcMar>
            <w:vAlign w:val="center"/>
          </w:tcPr>
          <w:p w14:paraId="4A94E514"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4D251784"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23040855"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CC07580"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2E689A6D" w14:textId="77777777" w:rsidR="00BB6A5F" w:rsidRDefault="00BC22F8" w:rsidP="00A3033B">
            <w:pPr>
              <w:spacing w:before="40" w:after="40"/>
              <w:ind w:left="40" w:right="40"/>
            </w:pPr>
            <w:r>
              <w:rPr>
                <w:rFonts w:ascii="Times" w:hAnsi="Times" w:cs="Times"/>
                <w:color w:val="000000"/>
              </w:rPr>
              <w:t>b, &lt; 0</w:t>
            </w:r>
          </w:p>
        </w:tc>
      </w:tr>
      <w:tr w:rsidR="00BB6A5F" w14:paraId="06E0779D" w14:textId="77777777" w:rsidTr="008C32A2">
        <w:trPr>
          <w:cantSplit/>
          <w:trHeight w:val="360"/>
          <w:jc w:val="center"/>
        </w:trPr>
        <w:tc>
          <w:tcPr>
            <w:tcW w:w="1440" w:type="dxa"/>
            <w:tcMar>
              <w:top w:w="0" w:type="dxa"/>
              <w:left w:w="0" w:type="dxa"/>
              <w:bottom w:w="0" w:type="dxa"/>
              <w:right w:w="0" w:type="dxa"/>
            </w:tcMar>
            <w:vAlign w:val="center"/>
          </w:tcPr>
          <w:p w14:paraId="54EFCC20"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0E76BA93" w14:textId="77777777"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14:paraId="7BE04FCC" w14:textId="77777777" w:rsidR="00BB6A5F" w:rsidRDefault="00BC22F8" w:rsidP="00A3033B">
            <w:pPr>
              <w:spacing w:before="40" w:after="40"/>
              <w:ind w:left="40" w:right="40"/>
            </w:pPr>
            <w:r>
              <w:rPr>
                <w:rFonts w:ascii="Times" w:hAnsi="Times" w:cs="Times"/>
                <w:color w:val="000000"/>
              </w:rPr>
              <w:t>F = 3.15, *</w:t>
            </w:r>
          </w:p>
        </w:tc>
        <w:tc>
          <w:tcPr>
            <w:tcW w:w="900" w:type="dxa"/>
            <w:tcMar>
              <w:top w:w="0" w:type="dxa"/>
              <w:left w:w="0" w:type="dxa"/>
              <w:bottom w:w="0" w:type="dxa"/>
              <w:right w:w="0" w:type="dxa"/>
            </w:tcMar>
            <w:vAlign w:val="center"/>
          </w:tcPr>
          <w:p w14:paraId="6762405D" w14:textId="77777777"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14:paraId="3F4C2858" w14:textId="77777777"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14:paraId="67B49BC5" w14:textId="77777777"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16C8D2AC"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3146DEDC" w14:textId="77777777" w:rsidR="00BB6A5F" w:rsidRDefault="00BC22F8" w:rsidP="00A3033B">
            <w:pPr>
              <w:spacing w:before="40" w:after="40"/>
              <w:ind w:left="40" w:right="40"/>
            </w:pPr>
            <w:r>
              <w:rPr>
                <w:rFonts w:ascii="Times" w:hAnsi="Times" w:cs="Times"/>
                <w:color w:val="000000"/>
              </w:rPr>
              <w:t>a, &lt; 0</w:t>
            </w:r>
          </w:p>
        </w:tc>
      </w:tr>
      <w:tr w:rsidR="00BB6A5F" w14:paraId="66D2BE18" w14:textId="77777777" w:rsidTr="008C32A2">
        <w:trPr>
          <w:cantSplit/>
          <w:trHeight w:val="360"/>
          <w:jc w:val="center"/>
        </w:trPr>
        <w:tc>
          <w:tcPr>
            <w:tcW w:w="1440" w:type="dxa"/>
            <w:tcMar>
              <w:top w:w="0" w:type="dxa"/>
              <w:left w:w="0" w:type="dxa"/>
              <w:bottom w:w="0" w:type="dxa"/>
              <w:right w:w="0" w:type="dxa"/>
            </w:tcMar>
            <w:vAlign w:val="center"/>
          </w:tcPr>
          <w:p w14:paraId="6C5985C5" w14:textId="77777777" w:rsidR="00BB6A5F" w:rsidRDefault="00BC22F8" w:rsidP="00A3033B">
            <w:pPr>
              <w:spacing w:before="40" w:after="40"/>
              <w:ind w:left="40" w:right="40"/>
            </w:pPr>
            <w:r>
              <w:rPr>
                <w:rFonts w:ascii="Times" w:hAnsi="Times" w:cs="Times"/>
                <w:color w:val="000000"/>
              </w:rPr>
              <w:lastRenderedPageBreak/>
              <w:t>10 years, 10 projects</w:t>
            </w:r>
          </w:p>
        </w:tc>
        <w:tc>
          <w:tcPr>
            <w:tcW w:w="900" w:type="dxa"/>
            <w:tcMar>
              <w:top w:w="0" w:type="dxa"/>
              <w:left w:w="0" w:type="dxa"/>
              <w:bottom w:w="0" w:type="dxa"/>
              <w:right w:w="0" w:type="dxa"/>
            </w:tcMar>
            <w:vAlign w:val="center"/>
          </w:tcPr>
          <w:p w14:paraId="416DB833" w14:textId="77777777"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14:paraId="29404A14" w14:textId="77777777" w:rsidR="00BB6A5F" w:rsidRDefault="00BC22F8" w:rsidP="00A3033B">
            <w:pPr>
              <w:spacing w:before="40" w:after="40"/>
              <w:ind w:left="40" w:right="40"/>
            </w:pPr>
            <w:r>
              <w:rPr>
                <w:rFonts w:ascii="Times" w:hAnsi="Times" w:cs="Times"/>
                <w:color w:val="000000"/>
              </w:rPr>
              <w:t>F = 2.42, ns</w:t>
            </w:r>
          </w:p>
        </w:tc>
        <w:tc>
          <w:tcPr>
            <w:tcW w:w="900" w:type="dxa"/>
            <w:tcMar>
              <w:top w:w="0" w:type="dxa"/>
              <w:left w:w="0" w:type="dxa"/>
              <w:bottom w:w="0" w:type="dxa"/>
              <w:right w:w="0" w:type="dxa"/>
            </w:tcMar>
            <w:vAlign w:val="center"/>
          </w:tcPr>
          <w:p w14:paraId="2266BB08"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5A21EC9C" w14:textId="77777777"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14:paraId="627EFA2E"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3C50AAED"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7DBA155E" w14:textId="77777777" w:rsidR="00BB6A5F" w:rsidRDefault="00BC22F8" w:rsidP="00A3033B">
            <w:pPr>
              <w:spacing w:before="40" w:after="40"/>
              <w:ind w:left="40" w:right="40"/>
            </w:pPr>
            <w:r>
              <w:rPr>
                <w:rFonts w:ascii="Times" w:hAnsi="Times" w:cs="Times"/>
                <w:color w:val="000000"/>
              </w:rPr>
              <w:t>a, &lt; 0</w:t>
            </w:r>
          </w:p>
        </w:tc>
      </w:tr>
      <w:tr w:rsidR="00BB6A5F" w14:paraId="6A46571C" w14:textId="77777777" w:rsidTr="008C32A2">
        <w:trPr>
          <w:cantSplit/>
          <w:trHeight w:val="360"/>
          <w:jc w:val="center"/>
        </w:trPr>
        <w:tc>
          <w:tcPr>
            <w:tcW w:w="1440" w:type="dxa"/>
            <w:tcMar>
              <w:top w:w="0" w:type="dxa"/>
              <w:left w:w="0" w:type="dxa"/>
              <w:bottom w:w="0" w:type="dxa"/>
              <w:right w:w="0" w:type="dxa"/>
            </w:tcMar>
            <w:vAlign w:val="center"/>
          </w:tcPr>
          <w:p w14:paraId="3DD37DCE"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758E0E91" w14:textId="77777777"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14:paraId="65D1BC7F" w14:textId="77777777" w:rsidR="00BB6A5F" w:rsidRDefault="00BC22F8" w:rsidP="00A3033B">
            <w:pPr>
              <w:spacing w:before="40" w:after="40"/>
              <w:ind w:left="40" w:right="40"/>
            </w:pPr>
            <w:r>
              <w:rPr>
                <w:rFonts w:ascii="Times" w:hAnsi="Times" w:cs="Times"/>
                <w:color w:val="000000"/>
              </w:rPr>
              <w:t>F = 1.78, ns</w:t>
            </w:r>
          </w:p>
        </w:tc>
        <w:tc>
          <w:tcPr>
            <w:tcW w:w="900" w:type="dxa"/>
            <w:tcMar>
              <w:top w:w="0" w:type="dxa"/>
              <w:left w:w="0" w:type="dxa"/>
              <w:bottom w:w="0" w:type="dxa"/>
              <w:right w:w="0" w:type="dxa"/>
            </w:tcMar>
            <w:vAlign w:val="center"/>
          </w:tcPr>
          <w:p w14:paraId="3A393CAA"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40D90825" w14:textId="77777777" w:rsidR="00BB6A5F" w:rsidRDefault="00BC22F8" w:rsidP="00A3033B">
            <w:pPr>
              <w:spacing w:before="40" w:after="40"/>
              <w:ind w:left="40" w:right="40"/>
            </w:pPr>
            <w:r>
              <w:rPr>
                <w:rFonts w:ascii="Times" w:hAnsi="Times" w:cs="Times"/>
                <w:color w:val="000000"/>
              </w:rPr>
              <w:t>a, &lt; 0</w:t>
            </w:r>
          </w:p>
        </w:tc>
        <w:tc>
          <w:tcPr>
            <w:tcW w:w="810" w:type="dxa"/>
            <w:tcMar>
              <w:top w:w="0" w:type="dxa"/>
              <w:left w:w="0" w:type="dxa"/>
              <w:bottom w:w="0" w:type="dxa"/>
              <w:right w:w="0" w:type="dxa"/>
            </w:tcMar>
            <w:vAlign w:val="center"/>
          </w:tcPr>
          <w:p w14:paraId="611A4ABB"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48B1D93A"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9E7521F" w14:textId="77777777" w:rsidR="00BB6A5F" w:rsidRDefault="00BC22F8" w:rsidP="00A3033B">
            <w:pPr>
              <w:spacing w:before="40" w:after="40"/>
              <w:ind w:left="40" w:right="40"/>
            </w:pPr>
            <w:r>
              <w:rPr>
                <w:rFonts w:ascii="Times" w:hAnsi="Times" w:cs="Times"/>
                <w:color w:val="000000"/>
              </w:rPr>
              <w:t>a, &lt; 0</w:t>
            </w:r>
          </w:p>
        </w:tc>
      </w:tr>
      <w:tr w:rsidR="00BB6A5F" w14:paraId="4103D346" w14:textId="77777777" w:rsidTr="008C32A2">
        <w:trPr>
          <w:cantSplit/>
          <w:trHeight w:val="360"/>
          <w:jc w:val="center"/>
        </w:trPr>
        <w:tc>
          <w:tcPr>
            <w:tcW w:w="1440" w:type="dxa"/>
            <w:tcMar>
              <w:top w:w="0" w:type="dxa"/>
              <w:left w:w="0" w:type="dxa"/>
              <w:bottom w:w="0" w:type="dxa"/>
              <w:right w:w="0" w:type="dxa"/>
            </w:tcMar>
            <w:vAlign w:val="center"/>
          </w:tcPr>
          <w:p w14:paraId="2788C3EF"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44D17DD8" w14:textId="77777777"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14:paraId="33D58F07" w14:textId="77777777" w:rsidR="00BB6A5F" w:rsidRDefault="00BC22F8" w:rsidP="00A3033B">
            <w:pPr>
              <w:spacing w:before="40" w:after="40"/>
              <w:ind w:left="40" w:right="40"/>
            </w:pPr>
            <w:r>
              <w:rPr>
                <w:rFonts w:ascii="Times" w:hAnsi="Times" w:cs="Times"/>
                <w:color w:val="000000"/>
              </w:rPr>
              <w:t>F = 11.79, **</w:t>
            </w:r>
          </w:p>
        </w:tc>
        <w:tc>
          <w:tcPr>
            <w:tcW w:w="900" w:type="dxa"/>
            <w:tcMar>
              <w:top w:w="0" w:type="dxa"/>
              <w:left w:w="0" w:type="dxa"/>
              <w:bottom w:w="0" w:type="dxa"/>
              <w:right w:w="0" w:type="dxa"/>
            </w:tcMar>
            <w:vAlign w:val="center"/>
          </w:tcPr>
          <w:p w14:paraId="22DCC4EE" w14:textId="77777777"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14:paraId="0A7B9995" w14:textId="77777777" w:rsidR="00BB6A5F" w:rsidRDefault="00BC22F8" w:rsidP="00A3033B">
            <w:pPr>
              <w:spacing w:before="40" w:after="40"/>
              <w:ind w:left="40" w:right="40"/>
            </w:pPr>
            <w:r>
              <w:rPr>
                <w:rFonts w:ascii="Times" w:hAnsi="Times" w:cs="Times"/>
                <w:color w:val="000000"/>
              </w:rPr>
              <w:t>a, &lt; 0</w:t>
            </w:r>
          </w:p>
        </w:tc>
        <w:tc>
          <w:tcPr>
            <w:tcW w:w="810" w:type="dxa"/>
            <w:tcMar>
              <w:top w:w="0" w:type="dxa"/>
              <w:left w:w="0" w:type="dxa"/>
              <w:bottom w:w="0" w:type="dxa"/>
              <w:right w:w="0" w:type="dxa"/>
            </w:tcMar>
            <w:vAlign w:val="center"/>
          </w:tcPr>
          <w:p w14:paraId="42BFA8AB"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4DB68329" w14:textId="77777777"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14:paraId="6DD289F8" w14:textId="77777777" w:rsidR="00BB6A5F" w:rsidRDefault="00BC22F8" w:rsidP="00A3033B">
            <w:pPr>
              <w:spacing w:before="40" w:after="40"/>
              <w:ind w:left="40" w:right="40"/>
            </w:pPr>
            <w:r>
              <w:rPr>
                <w:rFonts w:ascii="Times" w:hAnsi="Times" w:cs="Times"/>
                <w:color w:val="000000"/>
              </w:rPr>
              <w:t>b, &lt; 0</w:t>
            </w:r>
          </w:p>
        </w:tc>
      </w:tr>
      <w:tr w:rsidR="00BB6A5F" w14:paraId="25A378C8" w14:textId="77777777" w:rsidTr="008C32A2">
        <w:trPr>
          <w:cantSplit/>
          <w:trHeight w:val="360"/>
          <w:jc w:val="center"/>
        </w:trPr>
        <w:tc>
          <w:tcPr>
            <w:tcW w:w="1440" w:type="dxa"/>
            <w:tcMar>
              <w:top w:w="0" w:type="dxa"/>
              <w:left w:w="0" w:type="dxa"/>
              <w:bottom w:w="0" w:type="dxa"/>
              <w:right w:w="0" w:type="dxa"/>
            </w:tcMar>
            <w:vAlign w:val="center"/>
          </w:tcPr>
          <w:p w14:paraId="4ACCF8B9" w14:textId="77777777" w:rsidR="00BB6A5F" w:rsidRDefault="00BB6A5F" w:rsidP="00A3033B">
            <w:pPr>
              <w:spacing w:before="40" w:after="40"/>
              <w:ind w:left="40" w:right="40"/>
            </w:pPr>
          </w:p>
        </w:tc>
        <w:tc>
          <w:tcPr>
            <w:tcW w:w="900" w:type="dxa"/>
            <w:tcMar>
              <w:top w:w="0" w:type="dxa"/>
              <w:left w:w="0" w:type="dxa"/>
              <w:bottom w:w="0" w:type="dxa"/>
              <w:right w:w="0" w:type="dxa"/>
            </w:tcMar>
            <w:vAlign w:val="center"/>
          </w:tcPr>
          <w:p w14:paraId="346EB84F" w14:textId="77777777"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14:paraId="16A18625" w14:textId="77777777" w:rsidR="00BB6A5F" w:rsidRDefault="00BC22F8" w:rsidP="00A3033B">
            <w:pPr>
              <w:spacing w:before="40" w:after="40"/>
              <w:ind w:left="40" w:right="40"/>
            </w:pPr>
            <w:r>
              <w:rPr>
                <w:rFonts w:ascii="Times" w:hAnsi="Times" w:cs="Times"/>
                <w:color w:val="000000"/>
              </w:rPr>
              <w:t>F = 2.35, ns</w:t>
            </w:r>
          </w:p>
        </w:tc>
        <w:tc>
          <w:tcPr>
            <w:tcW w:w="900" w:type="dxa"/>
            <w:tcMar>
              <w:top w:w="0" w:type="dxa"/>
              <w:left w:w="0" w:type="dxa"/>
              <w:bottom w:w="0" w:type="dxa"/>
              <w:right w:w="0" w:type="dxa"/>
            </w:tcMar>
            <w:vAlign w:val="center"/>
          </w:tcPr>
          <w:p w14:paraId="4DA3EBF1" w14:textId="77777777"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14:paraId="249F66BA" w14:textId="77777777" w:rsidR="00BB6A5F" w:rsidRDefault="00BC22F8" w:rsidP="00A3033B">
            <w:pPr>
              <w:spacing w:before="40" w:after="40"/>
              <w:ind w:left="40" w:right="40"/>
            </w:pPr>
            <w:r>
              <w:rPr>
                <w:rFonts w:ascii="Times" w:hAnsi="Times" w:cs="Times"/>
                <w:color w:val="000000"/>
              </w:rPr>
              <w:t>ab, &lt; 0</w:t>
            </w:r>
          </w:p>
        </w:tc>
        <w:tc>
          <w:tcPr>
            <w:tcW w:w="810" w:type="dxa"/>
            <w:tcMar>
              <w:top w:w="0" w:type="dxa"/>
              <w:left w:w="0" w:type="dxa"/>
              <w:bottom w:w="0" w:type="dxa"/>
              <w:right w:w="0" w:type="dxa"/>
            </w:tcMar>
            <w:vAlign w:val="center"/>
          </w:tcPr>
          <w:p w14:paraId="1234AFCF" w14:textId="77777777"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14:paraId="0A49618F" w14:textId="77777777"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14:paraId="3C3057C2" w14:textId="77777777" w:rsidR="00BB6A5F" w:rsidRDefault="00BC22F8" w:rsidP="00A3033B">
            <w:pPr>
              <w:spacing w:before="40" w:after="40"/>
              <w:ind w:left="40" w:right="40"/>
            </w:pPr>
            <w:r>
              <w:rPr>
                <w:rFonts w:ascii="Times" w:hAnsi="Times" w:cs="Times"/>
                <w:color w:val="000000"/>
              </w:rPr>
              <w:t>ab, &lt; 0</w:t>
            </w:r>
          </w:p>
        </w:tc>
      </w:tr>
    </w:tbl>
    <w:p w14:paraId="0B5D5931" w14:textId="77777777" w:rsidR="00A3033B" w:rsidRDefault="00A3033B" w:rsidP="009B29B9">
      <w:pPr>
        <w:pStyle w:val="TableCaption"/>
        <w:spacing w:line="480" w:lineRule="auto"/>
      </w:pPr>
    </w:p>
    <w:p w14:paraId="173359B0" w14:textId="77777777" w:rsidR="00A3033B" w:rsidRDefault="00A3033B" w:rsidP="00A3033B">
      <w:pPr>
        <w:pStyle w:val="BodyText"/>
      </w:pPr>
      <w:r>
        <w:br w:type="page"/>
      </w:r>
    </w:p>
    <w:p w14:paraId="280460D9" w14:textId="77777777" w:rsidR="00BB6A5F" w:rsidRDefault="00BC22F8" w:rsidP="009B29B9">
      <w:pPr>
        <w:pStyle w:val="TableCaption"/>
        <w:spacing w:line="480" w:lineRule="auto"/>
      </w:pPr>
      <w:r>
        <w:lastRenderedPageBreak/>
        <w:t>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W w:w="5287" w:type="pct"/>
        <w:tblLook w:val="07E0" w:firstRow="1" w:lastRow="1" w:firstColumn="1" w:lastColumn="1" w:noHBand="1" w:noVBand="1"/>
      </w:tblPr>
      <w:tblGrid>
        <w:gridCol w:w="2218"/>
        <w:gridCol w:w="1846"/>
        <w:gridCol w:w="1126"/>
        <w:gridCol w:w="1148"/>
        <w:gridCol w:w="1142"/>
        <w:gridCol w:w="1134"/>
        <w:gridCol w:w="1283"/>
      </w:tblGrid>
      <w:tr w:rsidR="00BB6A5F" w14:paraId="5DC0ECBF" w14:textId="77777777" w:rsidTr="00A3033B">
        <w:tc>
          <w:tcPr>
            <w:tcW w:w="1120" w:type="pct"/>
            <w:tcBorders>
              <w:bottom w:val="single" w:sz="0" w:space="0" w:color="auto"/>
            </w:tcBorders>
            <w:vAlign w:val="bottom"/>
          </w:tcPr>
          <w:p w14:paraId="4B04293E" w14:textId="77777777" w:rsidR="00BB6A5F" w:rsidRDefault="00BC22F8" w:rsidP="00A3033B">
            <w:pPr>
              <w:pStyle w:val="Compact"/>
            </w:pPr>
            <w:r>
              <w:t>Combination</w:t>
            </w:r>
          </w:p>
        </w:tc>
        <w:tc>
          <w:tcPr>
            <w:tcW w:w="0" w:type="auto"/>
            <w:tcBorders>
              <w:bottom w:val="single" w:sz="0" w:space="0" w:color="auto"/>
            </w:tcBorders>
            <w:vAlign w:val="bottom"/>
          </w:tcPr>
          <w:p w14:paraId="79AF0324" w14:textId="77777777" w:rsidR="00BB6A5F" w:rsidRDefault="00BC22F8" w:rsidP="00A3033B">
            <w:pPr>
              <w:pStyle w:val="Compact"/>
            </w:pPr>
            <w:r>
              <w:t>Restoration project</w:t>
            </w:r>
          </w:p>
        </w:tc>
        <w:tc>
          <w:tcPr>
            <w:tcW w:w="569" w:type="pct"/>
            <w:tcBorders>
              <w:bottom w:val="single" w:sz="0" w:space="0" w:color="auto"/>
            </w:tcBorders>
            <w:vAlign w:val="bottom"/>
          </w:tcPr>
          <w:p w14:paraId="4A187131" w14:textId="77777777" w:rsidR="00BB6A5F" w:rsidRDefault="00BC22F8" w:rsidP="00A3033B">
            <w:pPr>
              <w:pStyle w:val="Compact"/>
            </w:pPr>
            <w:r>
              <w:t>mean &lt; 0</w:t>
            </w:r>
          </w:p>
        </w:tc>
        <w:tc>
          <w:tcPr>
            <w:tcW w:w="580" w:type="pct"/>
            <w:tcBorders>
              <w:bottom w:val="single" w:sz="0" w:space="0" w:color="auto"/>
            </w:tcBorders>
            <w:vAlign w:val="bottom"/>
          </w:tcPr>
          <w:p w14:paraId="26BB3B0C" w14:textId="77777777" w:rsidR="00BB6A5F" w:rsidRDefault="00BC22F8" w:rsidP="00A3033B">
            <w:pPr>
              <w:pStyle w:val="Compact"/>
            </w:pPr>
            <w:r>
              <w:t>mean = 0</w:t>
            </w:r>
          </w:p>
        </w:tc>
        <w:tc>
          <w:tcPr>
            <w:tcW w:w="577" w:type="pct"/>
            <w:tcBorders>
              <w:bottom w:val="single" w:sz="0" w:space="0" w:color="auto"/>
            </w:tcBorders>
            <w:vAlign w:val="bottom"/>
          </w:tcPr>
          <w:p w14:paraId="77D4F174" w14:textId="77777777" w:rsidR="00BB6A5F" w:rsidRDefault="00BC22F8" w:rsidP="00A3033B">
            <w:pPr>
              <w:pStyle w:val="Compact"/>
            </w:pPr>
            <w:r>
              <w:t>mean &gt; 0</w:t>
            </w:r>
          </w:p>
        </w:tc>
        <w:tc>
          <w:tcPr>
            <w:tcW w:w="573" w:type="pct"/>
            <w:tcBorders>
              <w:bottom w:val="single" w:sz="0" w:space="0" w:color="auto"/>
            </w:tcBorders>
            <w:vAlign w:val="bottom"/>
          </w:tcPr>
          <w:p w14:paraId="3F3FF4E3" w14:textId="77777777" w:rsidR="00BB6A5F" w:rsidRDefault="00BC22F8" w:rsidP="00A3033B">
            <w:pPr>
              <w:pStyle w:val="Compact"/>
            </w:pPr>
            <w:r>
              <w:t>Actual</w:t>
            </w:r>
          </w:p>
        </w:tc>
        <w:tc>
          <w:tcPr>
            <w:tcW w:w="0" w:type="auto"/>
            <w:tcBorders>
              <w:bottom w:val="single" w:sz="0" w:space="0" w:color="auto"/>
            </w:tcBorders>
            <w:vAlign w:val="bottom"/>
          </w:tcPr>
          <w:p w14:paraId="13A28B26" w14:textId="77777777" w:rsidR="00BB6A5F" w:rsidRDefault="00BC22F8" w:rsidP="00A3033B">
            <w:pPr>
              <w:pStyle w:val="Compact"/>
            </w:pPr>
            <w:r>
              <w:t>Agreement</w:t>
            </w:r>
          </w:p>
        </w:tc>
      </w:tr>
      <w:tr w:rsidR="00BB6A5F" w14:paraId="7B0084DB" w14:textId="77777777" w:rsidTr="00A3033B">
        <w:tc>
          <w:tcPr>
            <w:tcW w:w="1120" w:type="pct"/>
          </w:tcPr>
          <w:p w14:paraId="4D474137" w14:textId="77777777" w:rsidR="00BB6A5F" w:rsidRDefault="00BC22F8" w:rsidP="00A3033B">
            <w:pPr>
              <w:pStyle w:val="Compact"/>
            </w:pPr>
            <w:r>
              <w:t>5 years, 5 projects</w:t>
            </w:r>
          </w:p>
        </w:tc>
        <w:tc>
          <w:tcPr>
            <w:tcW w:w="0" w:type="auto"/>
          </w:tcPr>
          <w:p w14:paraId="419DAF0D" w14:textId="77777777" w:rsidR="00BB6A5F" w:rsidRDefault="00BC22F8" w:rsidP="00A3033B">
            <w:pPr>
              <w:pStyle w:val="Compact"/>
            </w:pPr>
            <w:r>
              <w:t>Habitat enhance</w:t>
            </w:r>
          </w:p>
        </w:tc>
        <w:tc>
          <w:tcPr>
            <w:tcW w:w="569" w:type="pct"/>
          </w:tcPr>
          <w:p w14:paraId="595157EB" w14:textId="77777777" w:rsidR="00BB6A5F" w:rsidRDefault="00BC22F8" w:rsidP="00A3033B">
            <w:pPr>
              <w:pStyle w:val="Compact"/>
            </w:pPr>
            <w:r>
              <w:t>0.44</w:t>
            </w:r>
          </w:p>
        </w:tc>
        <w:tc>
          <w:tcPr>
            <w:tcW w:w="580" w:type="pct"/>
          </w:tcPr>
          <w:p w14:paraId="20A6B62E" w14:textId="77777777" w:rsidR="00BB6A5F" w:rsidRDefault="00BC22F8" w:rsidP="00A3033B">
            <w:pPr>
              <w:pStyle w:val="Compact"/>
            </w:pPr>
            <w:r>
              <w:rPr>
                <w:b/>
              </w:rPr>
              <w:t>0.51</w:t>
            </w:r>
          </w:p>
        </w:tc>
        <w:tc>
          <w:tcPr>
            <w:tcW w:w="577" w:type="pct"/>
          </w:tcPr>
          <w:p w14:paraId="36A7B417" w14:textId="77777777" w:rsidR="00BB6A5F" w:rsidRDefault="00BC22F8" w:rsidP="00A3033B">
            <w:pPr>
              <w:pStyle w:val="Compact"/>
            </w:pPr>
            <w:r>
              <w:t>0.06</w:t>
            </w:r>
          </w:p>
        </w:tc>
        <w:tc>
          <w:tcPr>
            <w:tcW w:w="573" w:type="pct"/>
          </w:tcPr>
          <w:p w14:paraId="5AB4A4BB" w14:textId="77777777" w:rsidR="00BB6A5F" w:rsidRDefault="00BC22F8" w:rsidP="00A3033B">
            <w:pPr>
              <w:pStyle w:val="Compact"/>
            </w:pPr>
            <w:r>
              <w:t>mean = 0</w:t>
            </w:r>
          </w:p>
        </w:tc>
        <w:tc>
          <w:tcPr>
            <w:tcW w:w="0" w:type="auto"/>
          </w:tcPr>
          <w:p w14:paraId="5F20739F" w14:textId="77777777" w:rsidR="00BB6A5F" w:rsidRDefault="00BC22F8" w:rsidP="00A3033B">
            <w:pPr>
              <w:pStyle w:val="Compact"/>
            </w:pPr>
            <w:r>
              <w:t>y</w:t>
            </w:r>
          </w:p>
        </w:tc>
      </w:tr>
      <w:tr w:rsidR="00BB6A5F" w14:paraId="7D13938E" w14:textId="77777777" w:rsidTr="00A3033B">
        <w:tc>
          <w:tcPr>
            <w:tcW w:w="1120" w:type="pct"/>
          </w:tcPr>
          <w:p w14:paraId="5DF5CD8D" w14:textId="77777777" w:rsidR="00BB6A5F" w:rsidRDefault="00BB6A5F" w:rsidP="00A3033B">
            <w:pPr>
              <w:pStyle w:val="Compact"/>
            </w:pPr>
          </w:p>
        </w:tc>
        <w:tc>
          <w:tcPr>
            <w:tcW w:w="0" w:type="auto"/>
          </w:tcPr>
          <w:p w14:paraId="39DB8E23" w14:textId="77777777" w:rsidR="00BB6A5F" w:rsidRDefault="00BC22F8" w:rsidP="00A3033B">
            <w:pPr>
              <w:pStyle w:val="Compact"/>
            </w:pPr>
            <w:r>
              <w:t>Habitat establish</w:t>
            </w:r>
          </w:p>
        </w:tc>
        <w:tc>
          <w:tcPr>
            <w:tcW w:w="569" w:type="pct"/>
          </w:tcPr>
          <w:p w14:paraId="36E8AE7B" w14:textId="77777777" w:rsidR="00BB6A5F" w:rsidRDefault="00BC22F8" w:rsidP="00A3033B">
            <w:pPr>
              <w:pStyle w:val="Compact"/>
            </w:pPr>
            <w:r>
              <w:t>0.47</w:t>
            </w:r>
          </w:p>
        </w:tc>
        <w:tc>
          <w:tcPr>
            <w:tcW w:w="580" w:type="pct"/>
          </w:tcPr>
          <w:p w14:paraId="177A6F64" w14:textId="77777777" w:rsidR="00BB6A5F" w:rsidRDefault="00BC22F8" w:rsidP="00A3033B">
            <w:pPr>
              <w:pStyle w:val="Compact"/>
            </w:pPr>
            <w:r>
              <w:rPr>
                <w:b/>
              </w:rPr>
              <w:t>0.49</w:t>
            </w:r>
          </w:p>
        </w:tc>
        <w:tc>
          <w:tcPr>
            <w:tcW w:w="577" w:type="pct"/>
          </w:tcPr>
          <w:p w14:paraId="4F10067A" w14:textId="77777777" w:rsidR="00BB6A5F" w:rsidRDefault="00BC22F8" w:rsidP="00A3033B">
            <w:pPr>
              <w:pStyle w:val="Compact"/>
            </w:pPr>
            <w:r>
              <w:t>0.04</w:t>
            </w:r>
          </w:p>
        </w:tc>
        <w:tc>
          <w:tcPr>
            <w:tcW w:w="573" w:type="pct"/>
          </w:tcPr>
          <w:p w14:paraId="34D5442C" w14:textId="77777777" w:rsidR="00BB6A5F" w:rsidRDefault="00BC22F8" w:rsidP="00A3033B">
            <w:pPr>
              <w:pStyle w:val="Compact"/>
            </w:pPr>
            <w:r>
              <w:t>mean = 0</w:t>
            </w:r>
          </w:p>
        </w:tc>
        <w:tc>
          <w:tcPr>
            <w:tcW w:w="0" w:type="auto"/>
          </w:tcPr>
          <w:p w14:paraId="74A51B41" w14:textId="77777777" w:rsidR="00BB6A5F" w:rsidRDefault="00BC22F8" w:rsidP="00A3033B">
            <w:pPr>
              <w:pStyle w:val="Compact"/>
            </w:pPr>
            <w:r>
              <w:t>y</w:t>
            </w:r>
          </w:p>
        </w:tc>
      </w:tr>
      <w:tr w:rsidR="00BB6A5F" w14:paraId="3DA542B5" w14:textId="77777777" w:rsidTr="00A3033B">
        <w:tc>
          <w:tcPr>
            <w:tcW w:w="1120" w:type="pct"/>
          </w:tcPr>
          <w:p w14:paraId="7310B408" w14:textId="77777777" w:rsidR="00BB6A5F" w:rsidRDefault="00BB6A5F" w:rsidP="00A3033B">
            <w:pPr>
              <w:pStyle w:val="Compact"/>
            </w:pPr>
          </w:p>
        </w:tc>
        <w:tc>
          <w:tcPr>
            <w:tcW w:w="0" w:type="auto"/>
          </w:tcPr>
          <w:p w14:paraId="62D78413" w14:textId="77777777" w:rsidR="00BB6A5F" w:rsidRDefault="00BC22F8" w:rsidP="00A3033B">
            <w:pPr>
              <w:pStyle w:val="Compact"/>
            </w:pPr>
            <w:r>
              <w:t>Habitat protect</w:t>
            </w:r>
          </w:p>
        </w:tc>
        <w:tc>
          <w:tcPr>
            <w:tcW w:w="569" w:type="pct"/>
          </w:tcPr>
          <w:p w14:paraId="00F2BFC6" w14:textId="77777777" w:rsidR="00BB6A5F" w:rsidRDefault="00BC22F8" w:rsidP="00A3033B">
            <w:pPr>
              <w:pStyle w:val="Compact"/>
            </w:pPr>
            <w:r>
              <w:rPr>
                <w:b/>
              </w:rPr>
              <w:t>0.49</w:t>
            </w:r>
          </w:p>
        </w:tc>
        <w:tc>
          <w:tcPr>
            <w:tcW w:w="580" w:type="pct"/>
          </w:tcPr>
          <w:p w14:paraId="7BB3AD7F" w14:textId="77777777" w:rsidR="00BB6A5F" w:rsidRDefault="00BC22F8" w:rsidP="00A3033B">
            <w:pPr>
              <w:pStyle w:val="Compact"/>
            </w:pPr>
            <w:r>
              <w:t>0.38</w:t>
            </w:r>
          </w:p>
        </w:tc>
        <w:tc>
          <w:tcPr>
            <w:tcW w:w="577" w:type="pct"/>
          </w:tcPr>
          <w:p w14:paraId="3713E589" w14:textId="77777777" w:rsidR="00BB6A5F" w:rsidRDefault="00BC22F8" w:rsidP="00A3033B">
            <w:pPr>
              <w:pStyle w:val="Compact"/>
            </w:pPr>
            <w:r>
              <w:t>0.14</w:t>
            </w:r>
          </w:p>
        </w:tc>
        <w:tc>
          <w:tcPr>
            <w:tcW w:w="573" w:type="pct"/>
          </w:tcPr>
          <w:p w14:paraId="11599CA7" w14:textId="77777777" w:rsidR="00BB6A5F" w:rsidRDefault="00BC22F8" w:rsidP="00A3033B">
            <w:pPr>
              <w:pStyle w:val="Compact"/>
            </w:pPr>
            <w:r>
              <w:t>mean &lt; 0</w:t>
            </w:r>
          </w:p>
        </w:tc>
        <w:tc>
          <w:tcPr>
            <w:tcW w:w="0" w:type="auto"/>
          </w:tcPr>
          <w:p w14:paraId="35DB6B04" w14:textId="77777777" w:rsidR="00BB6A5F" w:rsidRDefault="00BC22F8" w:rsidP="00A3033B">
            <w:pPr>
              <w:pStyle w:val="Compact"/>
            </w:pPr>
            <w:r>
              <w:t>y</w:t>
            </w:r>
          </w:p>
        </w:tc>
      </w:tr>
      <w:tr w:rsidR="00BB6A5F" w14:paraId="160DF784" w14:textId="77777777" w:rsidTr="00A3033B">
        <w:tc>
          <w:tcPr>
            <w:tcW w:w="1120" w:type="pct"/>
          </w:tcPr>
          <w:p w14:paraId="07FCF3D2" w14:textId="77777777" w:rsidR="00BB6A5F" w:rsidRDefault="00BB6A5F" w:rsidP="00A3033B">
            <w:pPr>
              <w:pStyle w:val="Compact"/>
            </w:pPr>
          </w:p>
        </w:tc>
        <w:tc>
          <w:tcPr>
            <w:tcW w:w="0" w:type="auto"/>
          </w:tcPr>
          <w:p w14:paraId="0E227F82" w14:textId="77777777" w:rsidR="00BB6A5F" w:rsidRDefault="00BC22F8" w:rsidP="00A3033B">
            <w:pPr>
              <w:pStyle w:val="Compact"/>
            </w:pPr>
            <w:r>
              <w:t>Nonpoint control</w:t>
            </w:r>
          </w:p>
        </w:tc>
        <w:tc>
          <w:tcPr>
            <w:tcW w:w="569" w:type="pct"/>
          </w:tcPr>
          <w:p w14:paraId="5C8244E3" w14:textId="77777777" w:rsidR="00BB6A5F" w:rsidRDefault="00BC22F8" w:rsidP="00A3033B">
            <w:pPr>
              <w:pStyle w:val="Compact"/>
            </w:pPr>
            <w:r>
              <w:t>0.45</w:t>
            </w:r>
          </w:p>
        </w:tc>
        <w:tc>
          <w:tcPr>
            <w:tcW w:w="580" w:type="pct"/>
          </w:tcPr>
          <w:p w14:paraId="0C99AE2E" w14:textId="77777777" w:rsidR="00BB6A5F" w:rsidRDefault="00BC22F8" w:rsidP="00A3033B">
            <w:pPr>
              <w:pStyle w:val="Compact"/>
            </w:pPr>
            <w:r>
              <w:rPr>
                <w:b/>
              </w:rPr>
              <w:t>0.5</w:t>
            </w:r>
          </w:p>
        </w:tc>
        <w:tc>
          <w:tcPr>
            <w:tcW w:w="577" w:type="pct"/>
          </w:tcPr>
          <w:p w14:paraId="7EBBDBE5" w14:textId="77777777" w:rsidR="00BB6A5F" w:rsidRDefault="00BC22F8" w:rsidP="00A3033B">
            <w:pPr>
              <w:pStyle w:val="Compact"/>
            </w:pPr>
            <w:r>
              <w:t>0.05</w:t>
            </w:r>
          </w:p>
        </w:tc>
        <w:tc>
          <w:tcPr>
            <w:tcW w:w="573" w:type="pct"/>
          </w:tcPr>
          <w:p w14:paraId="07EFE172" w14:textId="77777777" w:rsidR="00BB6A5F" w:rsidRDefault="00BC22F8" w:rsidP="00A3033B">
            <w:pPr>
              <w:pStyle w:val="Compact"/>
            </w:pPr>
            <w:r>
              <w:t>mean = 0</w:t>
            </w:r>
          </w:p>
        </w:tc>
        <w:tc>
          <w:tcPr>
            <w:tcW w:w="0" w:type="auto"/>
          </w:tcPr>
          <w:p w14:paraId="18A892A1" w14:textId="77777777" w:rsidR="00BB6A5F" w:rsidRDefault="00BC22F8" w:rsidP="00A3033B">
            <w:pPr>
              <w:pStyle w:val="Compact"/>
            </w:pPr>
            <w:r>
              <w:t>y</w:t>
            </w:r>
          </w:p>
        </w:tc>
      </w:tr>
      <w:tr w:rsidR="00BB6A5F" w14:paraId="75F22795" w14:textId="77777777" w:rsidTr="00A3033B">
        <w:tc>
          <w:tcPr>
            <w:tcW w:w="1120" w:type="pct"/>
          </w:tcPr>
          <w:p w14:paraId="30DD524E" w14:textId="77777777" w:rsidR="00BB6A5F" w:rsidRDefault="00BB6A5F" w:rsidP="00A3033B">
            <w:pPr>
              <w:pStyle w:val="Compact"/>
            </w:pPr>
          </w:p>
        </w:tc>
        <w:tc>
          <w:tcPr>
            <w:tcW w:w="0" w:type="auto"/>
          </w:tcPr>
          <w:p w14:paraId="35AB3B86" w14:textId="77777777" w:rsidR="00BB6A5F" w:rsidRDefault="00BC22F8" w:rsidP="00A3033B">
            <w:pPr>
              <w:pStyle w:val="Compact"/>
            </w:pPr>
            <w:r>
              <w:t>Point control</w:t>
            </w:r>
          </w:p>
        </w:tc>
        <w:tc>
          <w:tcPr>
            <w:tcW w:w="569" w:type="pct"/>
          </w:tcPr>
          <w:p w14:paraId="05175E92" w14:textId="77777777" w:rsidR="00BB6A5F" w:rsidRDefault="00BC22F8" w:rsidP="00A3033B">
            <w:pPr>
              <w:pStyle w:val="Compact"/>
            </w:pPr>
            <w:r>
              <w:rPr>
                <w:b/>
              </w:rPr>
              <w:t>0.49</w:t>
            </w:r>
          </w:p>
        </w:tc>
        <w:tc>
          <w:tcPr>
            <w:tcW w:w="580" w:type="pct"/>
          </w:tcPr>
          <w:p w14:paraId="6C93C72D" w14:textId="77777777" w:rsidR="00BB6A5F" w:rsidRDefault="00BC22F8" w:rsidP="00A3033B">
            <w:pPr>
              <w:pStyle w:val="Compact"/>
            </w:pPr>
            <w:r>
              <w:t>0.4</w:t>
            </w:r>
          </w:p>
        </w:tc>
        <w:tc>
          <w:tcPr>
            <w:tcW w:w="577" w:type="pct"/>
          </w:tcPr>
          <w:p w14:paraId="7C4CF5C4" w14:textId="77777777" w:rsidR="00BB6A5F" w:rsidRDefault="00BC22F8" w:rsidP="00A3033B">
            <w:pPr>
              <w:pStyle w:val="Compact"/>
            </w:pPr>
            <w:r>
              <w:t>0.11</w:t>
            </w:r>
          </w:p>
        </w:tc>
        <w:tc>
          <w:tcPr>
            <w:tcW w:w="573" w:type="pct"/>
          </w:tcPr>
          <w:p w14:paraId="2F7D5A1D" w14:textId="77777777" w:rsidR="00BB6A5F" w:rsidRDefault="00BC22F8" w:rsidP="00A3033B">
            <w:pPr>
              <w:pStyle w:val="Compact"/>
            </w:pPr>
            <w:r>
              <w:t>mean &lt; 0</w:t>
            </w:r>
          </w:p>
        </w:tc>
        <w:tc>
          <w:tcPr>
            <w:tcW w:w="0" w:type="auto"/>
          </w:tcPr>
          <w:p w14:paraId="76F6D263" w14:textId="77777777" w:rsidR="00BB6A5F" w:rsidRDefault="00BC22F8" w:rsidP="00A3033B">
            <w:pPr>
              <w:pStyle w:val="Compact"/>
            </w:pPr>
            <w:r>
              <w:t>y</w:t>
            </w:r>
          </w:p>
        </w:tc>
      </w:tr>
      <w:tr w:rsidR="00BB6A5F" w14:paraId="391BF98C" w14:textId="77777777" w:rsidTr="00A3033B">
        <w:tc>
          <w:tcPr>
            <w:tcW w:w="1120" w:type="pct"/>
          </w:tcPr>
          <w:p w14:paraId="65E576A3" w14:textId="77777777" w:rsidR="00BB6A5F" w:rsidRDefault="00BC22F8" w:rsidP="00A3033B">
            <w:pPr>
              <w:pStyle w:val="Compact"/>
            </w:pPr>
            <w:r>
              <w:t>5 years, 10 projects</w:t>
            </w:r>
          </w:p>
        </w:tc>
        <w:tc>
          <w:tcPr>
            <w:tcW w:w="0" w:type="auto"/>
          </w:tcPr>
          <w:p w14:paraId="2F0540A1" w14:textId="77777777" w:rsidR="00BB6A5F" w:rsidRDefault="00BC22F8" w:rsidP="00A3033B">
            <w:pPr>
              <w:pStyle w:val="Compact"/>
            </w:pPr>
            <w:r>
              <w:t>Habitat enhance</w:t>
            </w:r>
          </w:p>
        </w:tc>
        <w:tc>
          <w:tcPr>
            <w:tcW w:w="569" w:type="pct"/>
          </w:tcPr>
          <w:p w14:paraId="778D2C2A" w14:textId="77777777" w:rsidR="00BB6A5F" w:rsidRDefault="00BC22F8" w:rsidP="00A3033B">
            <w:pPr>
              <w:pStyle w:val="Compact"/>
            </w:pPr>
            <w:r>
              <w:rPr>
                <w:b/>
              </w:rPr>
              <w:t>0.59</w:t>
            </w:r>
          </w:p>
        </w:tc>
        <w:tc>
          <w:tcPr>
            <w:tcW w:w="580" w:type="pct"/>
          </w:tcPr>
          <w:p w14:paraId="7DE432A0" w14:textId="77777777" w:rsidR="00BB6A5F" w:rsidRDefault="00BC22F8" w:rsidP="00A3033B">
            <w:pPr>
              <w:pStyle w:val="Compact"/>
            </w:pPr>
            <w:r>
              <w:t>0.38</w:t>
            </w:r>
          </w:p>
        </w:tc>
        <w:tc>
          <w:tcPr>
            <w:tcW w:w="577" w:type="pct"/>
          </w:tcPr>
          <w:p w14:paraId="36772F91" w14:textId="77777777" w:rsidR="00BB6A5F" w:rsidRDefault="00BC22F8" w:rsidP="00A3033B">
            <w:pPr>
              <w:pStyle w:val="Compact"/>
            </w:pPr>
            <w:r>
              <w:t>0.04</w:t>
            </w:r>
          </w:p>
        </w:tc>
        <w:tc>
          <w:tcPr>
            <w:tcW w:w="573" w:type="pct"/>
          </w:tcPr>
          <w:p w14:paraId="1568A8DE" w14:textId="77777777" w:rsidR="00BB6A5F" w:rsidRDefault="00BC22F8" w:rsidP="00A3033B">
            <w:pPr>
              <w:pStyle w:val="Compact"/>
            </w:pPr>
            <w:r>
              <w:t>mean = 0</w:t>
            </w:r>
          </w:p>
        </w:tc>
        <w:tc>
          <w:tcPr>
            <w:tcW w:w="0" w:type="auto"/>
          </w:tcPr>
          <w:p w14:paraId="6B23024B" w14:textId="77777777" w:rsidR="00BB6A5F" w:rsidRDefault="00BC22F8" w:rsidP="00A3033B">
            <w:pPr>
              <w:pStyle w:val="Compact"/>
            </w:pPr>
            <w:r>
              <w:t>n</w:t>
            </w:r>
          </w:p>
        </w:tc>
      </w:tr>
      <w:tr w:rsidR="00BB6A5F" w14:paraId="540B42AB" w14:textId="77777777" w:rsidTr="00A3033B">
        <w:tc>
          <w:tcPr>
            <w:tcW w:w="1120" w:type="pct"/>
          </w:tcPr>
          <w:p w14:paraId="014144E8" w14:textId="77777777" w:rsidR="00BB6A5F" w:rsidRDefault="00BB6A5F" w:rsidP="00A3033B">
            <w:pPr>
              <w:pStyle w:val="Compact"/>
            </w:pPr>
          </w:p>
        </w:tc>
        <w:tc>
          <w:tcPr>
            <w:tcW w:w="0" w:type="auto"/>
          </w:tcPr>
          <w:p w14:paraId="3FFD31FA" w14:textId="77777777" w:rsidR="00BB6A5F" w:rsidRDefault="00BC22F8" w:rsidP="00A3033B">
            <w:pPr>
              <w:pStyle w:val="Compact"/>
            </w:pPr>
            <w:r>
              <w:t>Habitat establish</w:t>
            </w:r>
          </w:p>
        </w:tc>
        <w:tc>
          <w:tcPr>
            <w:tcW w:w="569" w:type="pct"/>
          </w:tcPr>
          <w:p w14:paraId="6F73186A" w14:textId="77777777" w:rsidR="00BB6A5F" w:rsidRDefault="00BC22F8" w:rsidP="00A3033B">
            <w:pPr>
              <w:pStyle w:val="Compact"/>
            </w:pPr>
            <w:r>
              <w:rPr>
                <w:b/>
              </w:rPr>
              <w:t>0.61</w:t>
            </w:r>
          </w:p>
        </w:tc>
        <w:tc>
          <w:tcPr>
            <w:tcW w:w="580" w:type="pct"/>
          </w:tcPr>
          <w:p w14:paraId="2D7C8296" w14:textId="77777777" w:rsidR="00BB6A5F" w:rsidRDefault="00BC22F8" w:rsidP="00A3033B">
            <w:pPr>
              <w:pStyle w:val="Compact"/>
            </w:pPr>
            <w:r>
              <w:t>0.36</w:t>
            </w:r>
          </w:p>
        </w:tc>
        <w:tc>
          <w:tcPr>
            <w:tcW w:w="577" w:type="pct"/>
          </w:tcPr>
          <w:p w14:paraId="1CAA7382" w14:textId="77777777" w:rsidR="00BB6A5F" w:rsidRDefault="00BC22F8" w:rsidP="00A3033B">
            <w:pPr>
              <w:pStyle w:val="Compact"/>
            </w:pPr>
            <w:r>
              <w:t>0.04</w:t>
            </w:r>
          </w:p>
        </w:tc>
        <w:tc>
          <w:tcPr>
            <w:tcW w:w="573" w:type="pct"/>
          </w:tcPr>
          <w:p w14:paraId="521E12D9" w14:textId="77777777" w:rsidR="00BB6A5F" w:rsidRDefault="00BC22F8" w:rsidP="00A3033B">
            <w:pPr>
              <w:pStyle w:val="Compact"/>
            </w:pPr>
            <w:r>
              <w:t>mean = 0</w:t>
            </w:r>
          </w:p>
        </w:tc>
        <w:tc>
          <w:tcPr>
            <w:tcW w:w="0" w:type="auto"/>
          </w:tcPr>
          <w:p w14:paraId="66C5F9C1" w14:textId="77777777" w:rsidR="00BB6A5F" w:rsidRDefault="00BC22F8" w:rsidP="00A3033B">
            <w:pPr>
              <w:pStyle w:val="Compact"/>
            </w:pPr>
            <w:r>
              <w:t>n</w:t>
            </w:r>
          </w:p>
        </w:tc>
      </w:tr>
      <w:tr w:rsidR="00BB6A5F" w14:paraId="1B0D2D0E" w14:textId="77777777" w:rsidTr="00A3033B">
        <w:tc>
          <w:tcPr>
            <w:tcW w:w="1120" w:type="pct"/>
          </w:tcPr>
          <w:p w14:paraId="4F0986FE" w14:textId="77777777" w:rsidR="00BB6A5F" w:rsidRDefault="00BB6A5F" w:rsidP="00A3033B">
            <w:pPr>
              <w:pStyle w:val="Compact"/>
            </w:pPr>
          </w:p>
        </w:tc>
        <w:tc>
          <w:tcPr>
            <w:tcW w:w="0" w:type="auto"/>
          </w:tcPr>
          <w:p w14:paraId="3B8C9531" w14:textId="77777777" w:rsidR="00BB6A5F" w:rsidRDefault="00BC22F8" w:rsidP="00A3033B">
            <w:pPr>
              <w:pStyle w:val="Compact"/>
            </w:pPr>
            <w:r>
              <w:t>Habitat protect</w:t>
            </w:r>
          </w:p>
        </w:tc>
        <w:tc>
          <w:tcPr>
            <w:tcW w:w="569" w:type="pct"/>
          </w:tcPr>
          <w:p w14:paraId="1B444741" w14:textId="77777777" w:rsidR="00BB6A5F" w:rsidRDefault="00BC22F8" w:rsidP="00A3033B">
            <w:pPr>
              <w:pStyle w:val="Compact"/>
            </w:pPr>
            <w:r>
              <w:rPr>
                <w:b/>
              </w:rPr>
              <w:t>0.58</w:t>
            </w:r>
          </w:p>
        </w:tc>
        <w:tc>
          <w:tcPr>
            <w:tcW w:w="580" w:type="pct"/>
          </w:tcPr>
          <w:p w14:paraId="256E42E9" w14:textId="77777777" w:rsidR="00BB6A5F" w:rsidRDefault="00BC22F8" w:rsidP="00A3033B">
            <w:pPr>
              <w:pStyle w:val="Compact"/>
            </w:pPr>
            <w:r>
              <w:t>0.32</w:t>
            </w:r>
          </w:p>
        </w:tc>
        <w:tc>
          <w:tcPr>
            <w:tcW w:w="577" w:type="pct"/>
          </w:tcPr>
          <w:p w14:paraId="1209A443" w14:textId="77777777" w:rsidR="00BB6A5F" w:rsidRDefault="00BC22F8" w:rsidP="00A3033B">
            <w:pPr>
              <w:pStyle w:val="Compact"/>
            </w:pPr>
            <w:r>
              <w:t>0.1</w:t>
            </w:r>
          </w:p>
        </w:tc>
        <w:tc>
          <w:tcPr>
            <w:tcW w:w="573" w:type="pct"/>
          </w:tcPr>
          <w:p w14:paraId="16EF59FC" w14:textId="77777777" w:rsidR="00BB6A5F" w:rsidRDefault="00BC22F8" w:rsidP="00A3033B">
            <w:pPr>
              <w:pStyle w:val="Compact"/>
            </w:pPr>
            <w:r>
              <w:t>mean &lt; 0</w:t>
            </w:r>
          </w:p>
        </w:tc>
        <w:tc>
          <w:tcPr>
            <w:tcW w:w="0" w:type="auto"/>
          </w:tcPr>
          <w:p w14:paraId="775BE280" w14:textId="77777777" w:rsidR="00BB6A5F" w:rsidRDefault="00BC22F8" w:rsidP="00A3033B">
            <w:pPr>
              <w:pStyle w:val="Compact"/>
            </w:pPr>
            <w:r>
              <w:t>y</w:t>
            </w:r>
          </w:p>
        </w:tc>
      </w:tr>
      <w:tr w:rsidR="00BB6A5F" w14:paraId="318F3BE4" w14:textId="77777777" w:rsidTr="00A3033B">
        <w:tc>
          <w:tcPr>
            <w:tcW w:w="1120" w:type="pct"/>
          </w:tcPr>
          <w:p w14:paraId="638642EF" w14:textId="77777777" w:rsidR="00BB6A5F" w:rsidRDefault="00BB6A5F" w:rsidP="00A3033B">
            <w:pPr>
              <w:pStyle w:val="Compact"/>
            </w:pPr>
          </w:p>
        </w:tc>
        <w:tc>
          <w:tcPr>
            <w:tcW w:w="0" w:type="auto"/>
          </w:tcPr>
          <w:p w14:paraId="30C2A44A" w14:textId="77777777" w:rsidR="00BB6A5F" w:rsidRDefault="00BC22F8" w:rsidP="00A3033B">
            <w:pPr>
              <w:pStyle w:val="Compact"/>
            </w:pPr>
            <w:r>
              <w:t>Nonpoint control</w:t>
            </w:r>
          </w:p>
        </w:tc>
        <w:tc>
          <w:tcPr>
            <w:tcW w:w="569" w:type="pct"/>
          </w:tcPr>
          <w:p w14:paraId="36258014" w14:textId="77777777" w:rsidR="00BB6A5F" w:rsidRDefault="00BC22F8" w:rsidP="00A3033B">
            <w:pPr>
              <w:pStyle w:val="Compact"/>
            </w:pPr>
            <w:r>
              <w:rPr>
                <w:b/>
              </w:rPr>
              <w:t>0.59</w:t>
            </w:r>
          </w:p>
        </w:tc>
        <w:tc>
          <w:tcPr>
            <w:tcW w:w="580" w:type="pct"/>
          </w:tcPr>
          <w:p w14:paraId="57AF46E5" w14:textId="77777777" w:rsidR="00BB6A5F" w:rsidRDefault="00BC22F8" w:rsidP="00A3033B">
            <w:pPr>
              <w:pStyle w:val="Compact"/>
            </w:pPr>
            <w:r>
              <w:t>0.37</w:t>
            </w:r>
          </w:p>
        </w:tc>
        <w:tc>
          <w:tcPr>
            <w:tcW w:w="577" w:type="pct"/>
          </w:tcPr>
          <w:p w14:paraId="7A3FB1E7" w14:textId="77777777" w:rsidR="00BB6A5F" w:rsidRDefault="00BC22F8" w:rsidP="00A3033B">
            <w:pPr>
              <w:pStyle w:val="Compact"/>
            </w:pPr>
            <w:r>
              <w:t>0.04</w:t>
            </w:r>
          </w:p>
        </w:tc>
        <w:tc>
          <w:tcPr>
            <w:tcW w:w="573" w:type="pct"/>
          </w:tcPr>
          <w:p w14:paraId="7898EEA4" w14:textId="77777777" w:rsidR="00BB6A5F" w:rsidRDefault="00BC22F8" w:rsidP="00A3033B">
            <w:pPr>
              <w:pStyle w:val="Compact"/>
            </w:pPr>
            <w:r>
              <w:t>mean &lt; 0</w:t>
            </w:r>
          </w:p>
        </w:tc>
        <w:tc>
          <w:tcPr>
            <w:tcW w:w="0" w:type="auto"/>
          </w:tcPr>
          <w:p w14:paraId="1E07F002" w14:textId="77777777" w:rsidR="00BB6A5F" w:rsidRDefault="00BC22F8" w:rsidP="00A3033B">
            <w:pPr>
              <w:pStyle w:val="Compact"/>
            </w:pPr>
            <w:r>
              <w:t>y</w:t>
            </w:r>
          </w:p>
        </w:tc>
      </w:tr>
      <w:tr w:rsidR="00BB6A5F" w14:paraId="5076DD75" w14:textId="77777777" w:rsidTr="00A3033B">
        <w:tc>
          <w:tcPr>
            <w:tcW w:w="1120" w:type="pct"/>
          </w:tcPr>
          <w:p w14:paraId="5EF97863" w14:textId="77777777" w:rsidR="00BB6A5F" w:rsidRDefault="00BB6A5F" w:rsidP="00A3033B">
            <w:pPr>
              <w:pStyle w:val="Compact"/>
            </w:pPr>
          </w:p>
        </w:tc>
        <w:tc>
          <w:tcPr>
            <w:tcW w:w="0" w:type="auto"/>
          </w:tcPr>
          <w:p w14:paraId="238C50A6" w14:textId="77777777" w:rsidR="00BB6A5F" w:rsidRDefault="00BC22F8" w:rsidP="00A3033B">
            <w:pPr>
              <w:pStyle w:val="Compact"/>
            </w:pPr>
            <w:r>
              <w:t>Point control</w:t>
            </w:r>
          </w:p>
        </w:tc>
        <w:tc>
          <w:tcPr>
            <w:tcW w:w="569" w:type="pct"/>
          </w:tcPr>
          <w:p w14:paraId="58FEAC3F" w14:textId="77777777" w:rsidR="00BB6A5F" w:rsidRDefault="00BC22F8" w:rsidP="00A3033B">
            <w:pPr>
              <w:pStyle w:val="Compact"/>
            </w:pPr>
            <w:r>
              <w:rPr>
                <w:b/>
              </w:rPr>
              <w:t>0.57</w:t>
            </w:r>
          </w:p>
        </w:tc>
        <w:tc>
          <w:tcPr>
            <w:tcW w:w="580" w:type="pct"/>
          </w:tcPr>
          <w:p w14:paraId="3D22D2B7" w14:textId="77777777" w:rsidR="00BB6A5F" w:rsidRDefault="00BC22F8" w:rsidP="00A3033B">
            <w:pPr>
              <w:pStyle w:val="Compact"/>
            </w:pPr>
            <w:r>
              <w:t>0.31</w:t>
            </w:r>
          </w:p>
        </w:tc>
        <w:tc>
          <w:tcPr>
            <w:tcW w:w="577" w:type="pct"/>
          </w:tcPr>
          <w:p w14:paraId="7BFA8A8C" w14:textId="77777777" w:rsidR="00BB6A5F" w:rsidRDefault="00BC22F8" w:rsidP="00A3033B">
            <w:pPr>
              <w:pStyle w:val="Compact"/>
            </w:pPr>
            <w:r>
              <w:t>0.12</w:t>
            </w:r>
          </w:p>
        </w:tc>
        <w:tc>
          <w:tcPr>
            <w:tcW w:w="573" w:type="pct"/>
          </w:tcPr>
          <w:p w14:paraId="55A2156B" w14:textId="77777777" w:rsidR="00BB6A5F" w:rsidRDefault="00BC22F8" w:rsidP="00A3033B">
            <w:pPr>
              <w:pStyle w:val="Compact"/>
            </w:pPr>
            <w:r>
              <w:t>mean &lt; 0</w:t>
            </w:r>
          </w:p>
        </w:tc>
        <w:tc>
          <w:tcPr>
            <w:tcW w:w="0" w:type="auto"/>
          </w:tcPr>
          <w:p w14:paraId="461C8DC0" w14:textId="77777777" w:rsidR="00BB6A5F" w:rsidRDefault="00BC22F8" w:rsidP="00A3033B">
            <w:pPr>
              <w:pStyle w:val="Compact"/>
            </w:pPr>
            <w:r>
              <w:t>y</w:t>
            </w:r>
          </w:p>
        </w:tc>
      </w:tr>
      <w:tr w:rsidR="00BB6A5F" w14:paraId="256A4210" w14:textId="77777777" w:rsidTr="00A3033B">
        <w:tc>
          <w:tcPr>
            <w:tcW w:w="1120" w:type="pct"/>
          </w:tcPr>
          <w:p w14:paraId="7B1AC21E" w14:textId="77777777" w:rsidR="00BB6A5F" w:rsidRDefault="00BC22F8" w:rsidP="00A3033B">
            <w:pPr>
              <w:pStyle w:val="Compact"/>
            </w:pPr>
            <w:r>
              <w:t>10 years, 5 projects</w:t>
            </w:r>
          </w:p>
        </w:tc>
        <w:tc>
          <w:tcPr>
            <w:tcW w:w="0" w:type="auto"/>
          </w:tcPr>
          <w:p w14:paraId="4C95F953" w14:textId="77777777" w:rsidR="00BB6A5F" w:rsidRDefault="00BC22F8" w:rsidP="00A3033B">
            <w:pPr>
              <w:pStyle w:val="Compact"/>
            </w:pPr>
            <w:r>
              <w:t>Habitat enhance</w:t>
            </w:r>
          </w:p>
        </w:tc>
        <w:tc>
          <w:tcPr>
            <w:tcW w:w="569" w:type="pct"/>
          </w:tcPr>
          <w:p w14:paraId="308ACBE1" w14:textId="77777777" w:rsidR="00BB6A5F" w:rsidRDefault="00BC22F8" w:rsidP="00A3033B">
            <w:pPr>
              <w:pStyle w:val="Compact"/>
            </w:pPr>
            <w:r>
              <w:rPr>
                <w:b/>
              </w:rPr>
              <w:t>0.82</w:t>
            </w:r>
          </w:p>
        </w:tc>
        <w:tc>
          <w:tcPr>
            <w:tcW w:w="580" w:type="pct"/>
          </w:tcPr>
          <w:p w14:paraId="57BC51B3" w14:textId="77777777" w:rsidR="00BB6A5F" w:rsidRDefault="00BC22F8" w:rsidP="00A3033B">
            <w:pPr>
              <w:pStyle w:val="Compact"/>
            </w:pPr>
            <w:r>
              <w:t>0.17</w:t>
            </w:r>
          </w:p>
        </w:tc>
        <w:tc>
          <w:tcPr>
            <w:tcW w:w="577" w:type="pct"/>
          </w:tcPr>
          <w:p w14:paraId="6E972D7F" w14:textId="77777777" w:rsidR="00BB6A5F" w:rsidRDefault="00BC22F8" w:rsidP="00A3033B">
            <w:pPr>
              <w:pStyle w:val="Compact"/>
            </w:pPr>
            <w:r>
              <w:t>0</w:t>
            </w:r>
          </w:p>
        </w:tc>
        <w:tc>
          <w:tcPr>
            <w:tcW w:w="573" w:type="pct"/>
          </w:tcPr>
          <w:p w14:paraId="38B94970" w14:textId="77777777" w:rsidR="00BB6A5F" w:rsidRDefault="00BC22F8" w:rsidP="00A3033B">
            <w:pPr>
              <w:pStyle w:val="Compact"/>
            </w:pPr>
            <w:r>
              <w:t>mean = 0</w:t>
            </w:r>
          </w:p>
        </w:tc>
        <w:tc>
          <w:tcPr>
            <w:tcW w:w="0" w:type="auto"/>
          </w:tcPr>
          <w:p w14:paraId="37432188" w14:textId="77777777" w:rsidR="00BB6A5F" w:rsidRDefault="00BC22F8" w:rsidP="00A3033B">
            <w:pPr>
              <w:pStyle w:val="Compact"/>
            </w:pPr>
            <w:r>
              <w:t>n</w:t>
            </w:r>
          </w:p>
        </w:tc>
      </w:tr>
      <w:tr w:rsidR="00BB6A5F" w14:paraId="3BBDE390" w14:textId="77777777" w:rsidTr="00A3033B">
        <w:tc>
          <w:tcPr>
            <w:tcW w:w="1120" w:type="pct"/>
          </w:tcPr>
          <w:p w14:paraId="7875299D" w14:textId="77777777" w:rsidR="00BB6A5F" w:rsidRDefault="00BB6A5F" w:rsidP="00A3033B">
            <w:pPr>
              <w:pStyle w:val="Compact"/>
            </w:pPr>
          </w:p>
        </w:tc>
        <w:tc>
          <w:tcPr>
            <w:tcW w:w="0" w:type="auto"/>
          </w:tcPr>
          <w:p w14:paraId="41CA6904" w14:textId="77777777" w:rsidR="00BB6A5F" w:rsidRDefault="00BC22F8" w:rsidP="00A3033B">
            <w:pPr>
              <w:pStyle w:val="Compact"/>
            </w:pPr>
            <w:r>
              <w:t>Habitat establish</w:t>
            </w:r>
          </w:p>
        </w:tc>
        <w:tc>
          <w:tcPr>
            <w:tcW w:w="569" w:type="pct"/>
          </w:tcPr>
          <w:p w14:paraId="0D2B9765" w14:textId="77777777" w:rsidR="00BB6A5F" w:rsidRDefault="00BC22F8" w:rsidP="00A3033B">
            <w:pPr>
              <w:pStyle w:val="Compact"/>
            </w:pPr>
            <w:r>
              <w:rPr>
                <w:b/>
              </w:rPr>
              <w:t>0.82</w:t>
            </w:r>
          </w:p>
        </w:tc>
        <w:tc>
          <w:tcPr>
            <w:tcW w:w="580" w:type="pct"/>
          </w:tcPr>
          <w:p w14:paraId="5C5BC878" w14:textId="77777777" w:rsidR="00BB6A5F" w:rsidRDefault="00BC22F8" w:rsidP="00A3033B">
            <w:pPr>
              <w:pStyle w:val="Compact"/>
            </w:pPr>
            <w:r>
              <w:t>0.18</w:t>
            </w:r>
          </w:p>
        </w:tc>
        <w:tc>
          <w:tcPr>
            <w:tcW w:w="577" w:type="pct"/>
          </w:tcPr>
          <w:p w14:paraId="48268813" w14:textId="77777777" w:rsidR="00BB6A5F" w:rsidRDefault="00BC22F8" w:rsidP="00A3033B">
            <w:pPr>
              <w:pStyle w:val="Compact"/>
            </w:pPr>
            <w:r>
              <w:t>0</w:t>
            </w:r>
          </w:p>
        </w:tc>
        <w:tc>
          <w:tcPr>
            <w:tcW w:w="573" w:type="pct"/>
          </w:tcPr>
          <w:p w14:paraId="093F0AA3" w14:textId="77777777" w:rsidR="00BB6A5F" w:rsidRDefault="00BC22F8" w:rsidP="00A3033B">
            <w:pPr>
              <w:pStyle w:val="Compact"/>
            </w:pPr>
            <w:r>
              <w:t>mean = 0</w:t>
            </w:r>
          </w:p>
        </w:tc>
        <w:tc>
          <w:tcPr>
            <w:tcW w:w="0" w:type="auto"/>
          </w:tcPr>
          <w:p w14:paraId="5287B880" w14:textId="77777777" w:rsidR="00BB6A5F" w:rsidRDefault="00BC22F8" w:rsidP="00A3033B">
            <w:pPr>
              <w:pStyle w:val="Compact"/>
            </w:pPr>
            <w:r>
              <w:t>n</w:t>
            </w:r>
          </w:p>
        </w:tc>
      </w:tr>
      <w:tr w:rsidR="00BB6A5F" w14:paraId="5497DC72" w14:textId="77777777" w:rsidTr="00A3033B">
        <w:tc>
          <w:tcPr>
            <w:tcW w:w="1120" w:type="pct"/>
          </w:tcPr>
          <w:p w14:paraId="7ECFD5B6" w14:textId="77777777" w:rsidR="00BB6A5F" w:rsidRDefault="00BB6A5F" w:rsidP="00A3033B">
            <w:pPr>
              <w:pStyle w:val="Compact"/>
            </w:pPr>
          </w:p>
        </w:tc>
        <w:tc>
          <w:tcPr>
            <w:tcW w:w="0" w:type="auto"/>
          </w:tcPr>
          <w:p w14:paraId="0646B57C" w14:textId="77777777" w:rsidR="00BB6A5F" w:rsidRDefault="00BC22F8" w:rsidP="00A3033B">
            <w:pPr>
              <w:pStyle w:val="Compact"/>
            </w:pPr>
            <w:r>
              <w:t>Habitat protect</w:t>
            </w:r>
          </w:p>
        </w:tc>
        <w:tc>
          <w:tcPr>
            <w:tcW w:w="569" w:type="pct"/>
          </w:tcPr>
          <w:p w14:paraId="61AD0E04" w14:textId="77777777" w:rsidR="00BB6A5F" w:rsidRDefault="00BC22F8" w:rsidP="00A3033B">
            <w:pPr>
              <w:pStyle w:val="Compact"/>
            </w:pPr>
            <w:r>
              <w:rPr>
                <w:b/>
              </w:rPr>
              <w:t>0.79</w:t>
            </w:r>
          </w:p>
        </w:tc>
        <w:tc>
          <w:tcPr>
            <w:tcW w:w="580" w:type="pct"/>
          </w:tcPr>
          <w:p w14:paraId="46FFA398" w14:textId="77777777" w:rsidR="00BB6A5F" w:rsidRDefault="00BC22F8" w:rsidP="00A3033B">
            <w:pPr>
              <w:pStyle w:val="Compact"/>
            </w:pPr>
            <w:r>
              <w:t>0.18</w:t>
            </w:r>
          </w:p>
        </w:tc>
        <w:tc>
          <w:tcPr>
            <w:tcW w:w="577" w:type="pct"/>
          </w:tcPr>
          <w:p w14:paraId="5833C686" w14:textId="77777777" w:rsidR="00BB6A5F" w:rsidRDefault="00BC22F8" w:rsidP="00A3033B">
            <w:pPr>
              <w:pStyle w:val="Compact"/>
            </w:pPr>
            <w:r>
              <w:t>0.04</w:t>
            </w:r>
          </w:p>
        </w:tc>
        <w:tc>
          <w:tcPr>
            <w:tcW w:w="573" w:type="pct"/>
          </w:tcPr>
          <w:p w14:paraId="5553E762" w14:textId="77777777" w:rsidR="00BB6A5F" w:rsidRDefault="00BC22F8" w:rsidP="00A3033B">
            <w:pPr>
              <w:pStyle w:val="Compact"/>
            </w:pPr>
            <w:r>
              <w:t>mean &lt; 0</w:t>
            </w:r>
          </w:p>
        </w:tc>
        <w:tc>
          <w:tcPr>
            <w:tcW w:w="0" w:type="auto"/>
          </w:tcPr>
          <w:p w14:paraId="0EE0793D" w14:textId="77777777" w:rsidR="00BB6A5F" w:rsidRDefault="00BC22F8" w:rsidP="00A3033B">
            <w:pPr>
              <w:pStyle w:val="Compact"/>
            </w:pPr>
            <w:r>
              <w:t>y</w:t>
            </w:r>
          </w:p>
        </w:tc>
      </w:tr>
      <w:tr w:rsidR="00BB6A5F" w14:paraId="2C68665B" w14:textId="77777777" w:rsidTr="00A3033B">
        <w:tc>
          <w:tcPr>
            <w:tcW w:w="1120" w:type="pct"/>
          </w:tcPr>
          <w:p w14:paraId="60F0DF99" w14:textId="77777777" w:rsidR="00BB6A5F" w:rsidRDefault="00BB6A5F" w:rsidP="00A3033B">
            <w:pPr>
              <w:pStyle w:val="Compact"/>
            </w:pPr>
          </w:p>
        </w:tc>
        <w:tc>
          <w:tcPr>
            <w:tcW w:w="0" w:type="auto"/>
          </w:tcPr>
          <w:p w14:paraId="13BED6CA" w14:textId="77777777" w:rsidR="00BB6A5F" w:rsidRDefault="00BC22F8" w:rsidP="00A3033B">
            <w:pPr>
              <w:pStyle w:val="Compact"/>
            </w:pPr>
            <w:r>
              <w:t>Nonpoint control</w:t>
            </w:r>
          </w:p>
        </w:tc>
        <w:tc>
          <w:tcPr>
            <w:tcW w:w="569" w:type="pct"/>
          </w:tcPr>
          <w:p w14:paraId="1B42AD92" w14:textId="77777777" w:rsidR="00BB6A5F" w:rsidRDefault="00BC22F8" w:rsidP="00A3033B">
            <w:pPr>
              <w:pStyle w:val="Compact"/>
            </w:pPr>
            <w:r>
              <w:rPr>
                <w:b/>
              </w:rPr>
              <w:t>0.81</w:t>
            </w:r>
          </w:p>
        </w:tc>
        <w:tc>
          <w:tcPr>
            <w:tcW w:w="580" w:type="pct"/>
          </w:tcPr>
          <w:p w14:paraId="680977A1" w14:textId="77777777" w:rsidR="00BB6A5F" w:rsidRDefault="00BC22F8" w:rsidP="00A3033B">
            <w:pPr>
              <w:pStyle w:val="Compact"/>
            </w:pPr>
            <w:r>
              <w:t>0.18</w:t>
            </w:r>
          </w:p>
        </w:tc>
        <w:tc>
          <w:tcPr>
            <w:tcW w:w="577" w:type="pct"/>
          </w:tcPr>
          <w:p w14:paraId="4E3F412A" w14:textId="77777777" w:rsidR="00BB6A5F" w:rsidRDefault="00BC22F8" w:rsidP="00A3033B">
            <w:pPr>
              <w:pStyle w:val="Compact"/>
            </w:pPr>
            <w:r>
              <w:t>0.01</w:t>
            </w:r>
          </w:p>
        </w:tc>
        <w:tc>
          <w:tcPr>
            <w:tcW w:w="573" w:type="pct"/>
          </w:tcPr>
          <w:p w14:paraId="6BB3D4C0" w14:textId="77777777" w:rsidR="00BB6A5F" w:rsidRDefault="00BC22F8" w:rsidP="00A3033B">
            <w:pPr>
              <w:pStyle w:val="Compact"/>
            </w:pPr>
            <w:r>
              <w:t>mean = 0</w:t>
            </w:r>
          </w:p>
        </w:tc>
        <w:tc>
          <w:tcPr>
            <w:tcW w:w="0" w:type="auto"/>
          </w:tcPr>
          <w:p w14:paraId="6CF5CA8D" w14:textId="77777777" w:rsidR="00BB6A5F" w:rsidRDefault="00BC22F8" w:rsidP="00A3033B">
            <w:pPr>
              <w:pStyle w:val="Compact"/>
            </w:pPr>
            <w:r>
              <w:t>n</w:t>
            </w:r>
          </w:p>
        </w:tc>
      </w:tr>
      <w:tr w:rsidR="00BB6A5F" w14:paraId="4CD1C757" w14:textId="77777777" w:rsidTr="00A3033B">
        <w:tc>
          <w:tcPr>
            <w:tcW w:w="1120" w:type="pct"/>
          </w:tcPr>
          <w:p w14:paraId="3C2B7086" w14:textId="77777777" w:rsidR="00BB6A5F" w:rsidRDefault="00BB6A5F" w:rsidP="00A3033B">
            <w:pPr>
              <w:pStyle w:val="Compact"/>
            </w:pPr>
          </w:p>
        </w:tc>
        <w:tc>
          <w:tcPr>
            <w:tcW w:w="0" w:type="auto"/>
          </w:tcPr>
          <w:p w14:paraId="698898BF" w14:textId="77777777" w:rsidR="00BB6A5F" w:rsidRDefault="00BC22F8" w:rsidP="00A3033B">
            <w:pPr>
              <w:pStyle w:val="Compact"/>
            </w:pPr>
            <w:r>
              <w:t>Point control</w:t>
            </w:r>
          </w:p>
        </w:tc>
        <w:tc>
          <w:tcPr>
            <w:tcW w:w="569" w:type="pct"/>
          </w:tcPr>
          <w:p w14:paraId="3858CFF2" w14:textId="77777777" w:rsidR="00BB6A5F" w:rsidRDefault="00BC22F8" w:rsidP="00A3033B">
            <w:pPr>
              <w:pStyle w:val="Compact"/>
            </w:pPr>
            <w:r>
              <w:rPr>
                <w:b/>
              </w:rPr>
              <w:t>0.75</w:t>
            </w:r>
          </w:p>
        </w:tc>
        <w:tc>
          <w:tcPr>
            <w:tcW w:w="580" w:type="pct"/>
          </w:tcPr>
          <w:p w14:paraId="422E5AB8" w14:textId="77777777" w:rsidR="00BB6A5F" w:rsidRDefault="00BC22F8" w:rsidP="00A3033B">
            <w:pPr>
              <w:pStyle w:val="Compact"/>
            </w:pPr>
            <w:r>
              <w:t>0.22</w:t>
            </w:r>
          </w:p>
        </w:tc>
        <w:tc>
          <w:tcPr>
            <w:tcW w:w="577" w:type="pct"/>
          </w:tcPr>
          <w:p w14:paraId="075B1C97" w14:textId="77777777" w:rsidR="00BB6A5F" w:rsidRDefault="00BC22F8" w:rsidP="00A3033B">
            <w:pPr>
              <w:pStyle w:val="Compact"/>
            </w:pPr>
            <w:r>
              <w:t>0.03</w:t>
            </w:r>
          </w:p>
        </w:tc>
        <w:tc>
          <w:tcPr>
            <w:tcW w:w="573" w:type="pct"/>
          </w:tcPr>
          <w:p w14:paraId="4D6474DE" w14:textId="77777777" w:rsidR="00BB6A5F" w:rsidRDefault="00BC22F8" w:rsidP="00A3033B">
            <w:pPr>
              <w:pStyle w:val="Compact"/>
            </w:pPr>
            <w:r>
              <w:t>mean &lt; 0</w:t>
            </w:r>
          </w:p>
        </w:tc>
        <w:tc>
          <w:tcPr>
            <w:tcW w:w="0" w:type="auto"/>
          </w:tcPr>
          <w:p w14:paraId="21E44257" w14:textId="77777777" w:rsidR="00BB6A5F" w:rsidRDefault="00BC22F8" w:rsidP="00A3033B">
            <w:pPr>
              <w:pStyle w:val="Compact"/>
            </w:pPr>
            <w:r>
              <w:t>y</w:t>
            </w:r>
          </w:p>
        </w:tc>
      </w:tr>
      <w:tr w:rsidR="00BB6A5F" w14:paraId="0F154222" w14:textId="77777777" w:rsidTr="00A3033B">
        <w:tc>
          <w:tcPr>
            <w:tcW w:w="1120" w:type="pct"/>
          </w:tcPr>
          <w:p w14:paraId="26D9363D" w14:textId="77777777" w:rsidR="00BB6A5F" w:rsidRDefault="00BC22F8" w:rsidP="00A3033B">
            <w:pPr>
              <w:pStyle w:val="Compact"/>
            </w:pPr>
            <w:r>
              <w:t>10 years, 10 projects</w:t>
            </w:r>
          </w:p>
        </w:tc>
        <w:tc>
          <w:tcPr>
            <w:tcW w:w="0" w:type="auto"/>
          </w:tcPr>
          <w:p w14:paraId="76028FA2" w14:textId="77777777" w:rsidR="00BB6A5F" w:rsidRDefault="00BC22F8" w:rsidP="00A3033B">
            <w:pPr>
              <w:pStyle w:val="Compact"/>
            </w:pPr>
            <w:r>
              <w:t>Habitat enhance</w:t>
            </w:r>
          </w:p>
        </w:tc>
        <w:tc>
          <w:tcPr>
            <w:tcW w:w="569" w:type="pct"/>
          </w:tcPr>
          <w:p w14:paraId="5B4D3302" w14:textId="77777777" w:rsidR="00BB6A5F" w:rsidRDefault="00BC22F8" w:rsidP="00A3033B">
            <w:pPr>
              <w:pStyle w:val="Compact"/>
            </w:pPr>
            <w:r>
              <w:rPr>
                <w:b/>
              </w:rPr>
              <w:t>0.92</w:t>
            </w:r>
          </w:p>
        </w:tc>
        <w:tc>
          <w:tcPr>
            <w:tcW w:w="580" w:type="pct"/>
          </w:tcPr>
          <w:p w14:paraId="3BAAC8FD" w14:textId="77777777" w:rsidR="00BB6A5F" w:rsidRDefault="00BC22F8" w:rsidP="00A3033B">
            <w:pPr>
              <w:pStyle w:val="Compact"/>
            </w:pPr>
            <w:r>
              <w:t>0.08</w:t>
            </w:r>
          </w:p>
        </w:tc>
        <w:tc>
          <w:tcPr>
            <w:tcW w:w="577" w:type="pct"/>
          </w:tcPr>
          <w:p w14:paraId="21ED7604" w14:textId="77777777" w:rsidR="00BB6A5F" w:rsidRDefault="00BC22F8" w:rsidP="00A3033B">
            <w:pPr>
              <w:pStyle w:val="Compact"/>
            </w:pPr>
            <w:r>
              <w:t>0</w:t>
            </w:r>
          </w:p>
        </w:tc>
        <w:tc>
          <w:tcPr>
            <w:tcW w:w="573" w:type="pct"/>
          </w:tcPr>
          <w:p w14:paraId="2DD544B5" w14:textId="77777777" w:rsidR="00BB6A5F" w:rsidRDefault="00BC22F8" w:rsidP="00A3033B">
            <w:pPr>
              <w:pStyle w:val="Compact"/>
            </w:pPr>
            <w:r>
              <w:t>mean = 0</w:t>
            </w:r>
          </w:p>
        </w:tc>
        <w:tc>
          <w:tcPr>
            <w:tcW w:w="0" w:type="auto"/>
          </w:tcPr>
          <w:p w14:paraId="69B991A4" w14:textId="77777777" w:rsidR="00BB6A5F" w:rsidRDefault="00BC22F8" w:rsidP="00A3033B">
            <w:pPr>
              <w:pStyle w:val="Compact"/>
            </w:pPr>
            <w:r>
              <w:t>n</w:t>
            </w:r>
          </w:p>
        </w:tc>
      </w:tr>
      <w:tr w:rsidR="00BB6A5F" w14:paraId="4D216A91" w14:textId="77777777" w:rsidTr="00A3033B">
        <w:tc>
          <w:tcPr>
            <w:tcW w:w="1120" w:type="pct"/>
          </w:tcPr>
          <w:p w14:paraId="3D96C800" w14:textId="77777777" w:rsidR="00BB6A5F" w:rsidRDefault="00BB6A5F" w:rsidP="00A3033B">
            <w:pPr>
              <w:pStyle w:val="Compact"/>
            </w:pPr>
          </w:p>
        </w:tc>
        <w:tc>
          <w:tcPr>
            <w:tcW w:w="0" w:type="auto"/>
          </w:tcPr>
          <w:p w14:paraId="5C8383F0" w14:textId="77777777" w:rsidR="00BB6A5F" w:rsidRDefault="00BC22F8" w:rsidP="00A3033B">
            <w:pPr>
              <w:pStyle w:val="Compact"/>
            </w:pPr>
            <w:r>
              <w:t>Habitat establish</w:t>
            </w:r>
          </w:p>
        </w:tc>
        <w:tc>
          <w:tcPr>
            <w:tcW w:w="569" w:type="pct"/>
          </w:tcPr>
          <w:p w14:paraId="3C696328" w14:textId="77777777" w:rsidR="00BB6A5F" w:rsidRDefault="00BC22F8" w:rsidP="00A3033B">
            <w:pPr>
              <w:pStyle w:val="Compact"/>
            </w:pPr>
            <w:r>
              <w:rPr>
                <w:b/>
              </w:rPr>
              <w:t>0.94</w:t>
            </w:r>
          </w:p>
        </w:tc>
        <w:tc>
          <w:tcPr>
            <w:tcW w:w="580" w:type="pct"/>
          </w:tcPr>
          <w:p w14:paraId="320DCE9F" w14:textId="77777777" w:rsidR="00BB6A5F" w:rsidRDefault="00BC22F8" w:rsidP="00A3033B">
            <w:pPr>
              <w:pStyle w:val="Compact"/>
            </w:pPr>
            <w:r>
              <w:t>0.06</w:t>
            </w:r>
          </w:p>
        </w:tc>
        <w:tc>
          <w:tcPr>
            <w:tcW w:w="577" w:type="pct"/>
          </w:tcPr>
          <w:p w14:paraId="56BC827A" w14:textId="77777777" w:rsidR="00BB6A5F" w:rsidRDefault="00BC22F8" w:rsidP="00A3033B">
            <w:pPr>
              <w:pStyle w:val="Compact"/>
            </w:pPr>
            <w:r>
              <w:t>0</w:t>
            </w:r>
          </w:p>
        </w:tc>
        <w:tc>
          <w:tcPr>
            <w:tcW w:w="573" w:type="pct"/>
          </w:tcPr>
          <w:p w14:paraId="18E65E8F" w14:textId="77777777" w:rsidR="00BB6A5F" w:rsidRDefault="00BC22F8" w:rsidP="00A3033B">
            <w:pPr>
              <w:pStyle w:val="Compact"/>
            </w:pPr>
            <w:r>
              <w:t>mean &lt; 0</w:t>
            </w:r>
          </w:p>
        </w:tc>
        <w:tc>
          <w:tcPr>
            <w:tcW w:w="0" w:type="auto"/>
          </w:tcPr>
          <w:p w14:paraId="58C65E6D" w14:textId="77777777" w:rsidR="00BB6A5F" w:rsidRDefault="00BC22F8" w:rsidP="00A3033B">
            <w:pPr>
              <w:pStyle w:val="Compact"/>
            </w:pPr>
            <w:r>
              <w:t>y</w:t>
            </w:r>
          </w:p>
        </w:tc>
      </w:tr>
      <w:tr w:rsidR="00BB6A5F" w14:paraId="2A5D39D9" w14:textId="77777777" w:rsidTr="00A3033B">
        <w:tc>
          <w:tcPr>
            <w:tcW w:w="1120" w:type="pct"/>
          </w:tcPr>
          <w:p w14:paraId="160216E4" w14:textId="77777777" w:rsidR="00BB6A5F" w:rsidRDefault="00BB6A5F" w:rsidP="00A3033B">
            <w:pPr>
              <w:pStyle w:val="Compact"/>
            </w:pPr>
          </w:p>
        </w:tc>
        <w:tc>
          <w:tcPr>
            <w:tcW w:w="0" w:type="auto"/>
          </w:tcPr>
          <w:p w14:paraId="6934F6FA" w14:textId="77777777" w:rsidR="00BB6A5F" w:rsidRDefault="00BC22F8" w:rsidP="00A3033B">
            <w:pPr>
              <w:pStyle w:val="Compact"/>
            </w:pPr>
            <w:r>
              <w:t>Habitat protect</w:t>
            </w:r>
          </w:p>
        </w:tc>
        <w:tc>
          <w:tcPr>
            <w:tcW w:w="569" w:type="pct"/>
          </w:tcPr>
          <w:p w14:paraId="2FF3BFF8" w14:textId="77777777" w:rsidR="00BB6A5F" w:rsidRDefault="00BC22F8" w:rsidP="00A3033B">
            <w:pPr>
              <w:pStyle w:val="Compact"/>
            </w:pPr>
            <w:r>
              <w:rPr>
                <w:b/>
              </w:rPr>
              <w:t>0.83</w:t>
            </w:r>
          </w:p>
        </w:tc>
        <w:tc>
          <w:tcPr>
            <w:tcW w:w="580" w:type="pct"/>
          </w:tcPr>
          <w:p w14:paraId="35185D31" w14:textId="77777777" w:rsidR="00BB6A5F" w:rsidRDefault="00BC22F8" w:rsidP="00A3033B">
            <w:pPr>
              <w:pStyle w:val="Compact"/>
            </w:pPr>
            <w:r>
              <w:t>0.14</w:t>
            </w:r>
          </w:p>
        </w:tc>
        <w:tc>
          <w:tcPr>
            <w:tcW w:w="577" w:type="pct"/>
          </w:tcPr>
          <w:p w14:paraId="02BC0150" w14:textId="77777777" w:rsidR="00BB6A5F" w:rsidRDefault="00BC22F8" w:rsidP="00A3033B">
            <w:pPr>
              <w:pStyle w:val="Compact"/>
            </w:pPr>
            <w:r>
              <w:t>0.02</w:t>
            </w:r>
          </w:p>
        </w:tc>
        <w:tc>
          <w:tcPr>
            <w:tcW w:w="573" w:type="pct"/>
          </w:tcPr>
          <w:p w14:paraId="018B0BBE" w14:textId="77777777" w:rsidR="00BB6A5F" w:rsidRDefault="00BC22F8" w:rsidP="00A3033B">
            <w:pPr>
              <w:pStyle w:val="Compact"/>
            </w:pPr>
            <w:r>
              <w:t>mean &lt; 0</w:t>
            </w:r>
          </w:p>
        </w:tc>
        <w:tc>
          <w:tcPr>
            <w:tcW w:w="0" w:type="auto"/>
          </w:tcPr>
          <w:p w14:paraId="4E4E3BE9" w14:textId="77777777" w:rsidR="00BB6A5F" w:rsidRDefault="00BC22F8" w:rsidP="00A3033B">
            <w:pPr>
              <w:pStyle w:val="Compact"/>
            </w:pPr>
            <w:r>
              <w:t>y</w:t>
            </w:r>
          </w:p>
        </w:tc>
      </w:tr>
      <w:tr w:rsidR="00BB6A5F" w14:paraId="56624A68" w14:textId="77777777" w:rsidTr="00A3033B">
        <w:tc>
          <w:tcPr>
            <w:tcW w:w="1120" w:type="pct"/>
          </w:tcPr>
          <w:p w14:paraId="55810941" w14:textId="77777777" w:rsidR="00BB6A5F" w:rsidRDefault="00BB6A5F" w:rsidP="00A3033B">
            <w:pPr>
              <w:pStyle w:val="Compact"/>
            </w:pPr>
          </w:p>
        </w:tc>
        <w:tc>
          <w:tcPr>
            <w:tcW w:w="0" w:type="auto"/>
          </w:tcPr>
          <w:p w14:paraId="524CF122" w14:textId="77777777" w:rsidR="00BB6A5F" w:rsidRDefault="00BC22F8" w:rsidP="00A3033B">
            <w:pPr>
              <w:pStyle w:val="Compact"/>
            </w:pPr>
            <w:r>
              <w:t>Nonpoint control</w:t>
            </w:r>
          </w:p>
        </w:tc>
        <w:tc>
          <w:tcPr>
            <w:tcW w:w="569" w:type="pct"/>
          </w:tcPr>
          <w:p w14:paraId="6CCB7C1E" w14:textId="77777777" w:rsidR="00BB6A5F" w:rsidRDefault="00BC22F8" w:rsidP="00A3033B">
            <w:pPr>
              <w:pStyle w:val="Compact"/>
            </w:pPr>
            <w:r>
              <w:rPr>
                <w:b/>
              </w:rPr>
              <w:t>0.94</w:t>
            </w:r>
          </w:p>
        </w:tc>
        <w:tc>
          <w:tcPr>
            <w:tcW w:w="580" w:type="pct"/>
          </w:tcPr>
          <w:p w14:paraId="556571C6" w14:textId="77777777" w:rsidR="00BB6A5F" w:rsidRDefault="00BC22F8" w:rsidP="00A3033B">
            <w:pPr>
              <w:pStyle w:val="Compact"/>
            </w:pPr>
            <w:r>
              <w:t>0.06</w:t>
            </w:r>
          </w:p>
        </w:tc>
        <w:tc>
          <w:tcPr>
            <w:tcW w:w="577" w:type="pct"/>
          </w:tcPr>
          <w:p w14:paraId="2FCAA1E8" w14:textId="77777777" w:rsidR="00BB6A5F" w:rsidRDefault="00BC22F8" w:rsidP="00A3033B">
            <w:pPr>
              <w:pStyle w:val="Compact"/>
            </w:pPr>
            <w:r>
              <w:t>0</w:t>
            </w:r>
          </w:p>
        </w:tc>
        <w:tc>
          <w:tcPr>
            <w:tcW w:w="573" w:type="pct"/>
          </w:tcPr>
          <w:p w14:paraId="0BB2071E" w14:textId="77777777" w:rsidR="00BB6A5F" w:rsidRDefault="00BC22F8" w:rsidP="00A3033B">
            <w:pPr>
              <w:pStyle w:val="Compact"/>
            </w:pPr>
            <w:r>
              <w:t>mean &lt; 0</w:t>
            </w:r>
          </w:p>
        </w:tc>
        <w:tc>
          <w:tcPr>
            <w:tcW w:w="0" w:type="auto"/>
          </w:tcPr>
          <w:p w14:paraId="47C7C877" w14:textId="77777777" w:rsidR="00BB6A5F" w:rsidRDefault="00BC22F8" w:rsidP="00A3033B">
            <w:pPr>
              <w:pStyle w:val="Compact"/>
            </w:pPr>
            <w:r>
              <w:t>y</w:t>
            </w:r>
          </w:p>
        </w:tc>
      </w:tr>
      <w:tr w:rsidR="00BB6A5F" w14:paraId="078F83CF" w14:textId="77777777" w:rsidTr="00A3033B">
        <w:tc>
          <w:tcPr>
            <w:tcW w:w="1120" w:type="pct"/>
          </w:tcPr>
          <w:p w14:paraId="13CD5512" w14:textId="77777777" w:rsidR="00BB6A5F" w:rsidRDefault="00BB6A5F" w:rsidP="00A3033B">
            <w:pPr>
              <w:pStyle w:val="Compact"/>
            </w:pPr>
          </w:p>
        </w:tc>
        <w:tc>
          <w:tcPr>
            <w:tcW w:w="0" w:type="auto"/>
          </w:tcPr>
          <w:p w14:paraId="47454C7C" w14:textId="77777777" w:rsidR="00BB6A5F" w:rsidRDefault="00BC22F8" w:rsidP="00A3033B">
            <w:pPr>
              <w:pStyle w:val="Compact"/>
            </w:pPr>
            <w:r>
              <w:t>Point control</w:t>
            </w:r>
          </w:p>
        </w:tc>
        <w:tc>
          <w:tcPr>
            <w:tcW w:w="569" w:type="pct"/>
          </w:tcPr>
          <w:p w14:paraId="48940CAF" w14:textId="77777777" w:rsidR="00BB6A5F" w:rsidRDefault="00BC22F8" w:rsidP="00A3033B">
            <w:pPr>
              <w:pStyle w:val="Compact"/>
            </w:pPr>
            <w:r>
              <w:rPr>
                <w:b/>
              </w:rPr>
              <w:t>0.87</w:t>
            </w:r>
          </w:p>
        </w:tc>
        <w:tc>
          <w:tcPr>
            <w:tcW w:w="580" w:type="pct"/>
          </w:tcPr>
          <w:p w14:paraId="72B77508" w14:textId="77777777" w:rsidR="00BB6A5F" w:rsidRDefault="00BC22F8" w:rsidP="00A3033B">
            <w:pPr>
              <w:pStyle w:val="Compact"/>
            </w:pPr>
            <w:r>
              <w:t>0.12</w:t>
            </w:r>
          </w:p>
        </w:tc>
        <w:tc>
          <w:tcPr>
            <w:tcW w:w="577" w:type="pct"/>
          </w:tcPr>
          <w:p w14:paraId="03119D7C" w14:textId="77777777" w:rsidR="00BB6A5F" w:rsidRDefault="00BC22F8" w:rsidP="00A3033B">
            <w:pPr>
              <w:pStyle w:val="Compact"/>
            </w:pPr>
            <w:r>
              <w:t>0.01</w:t>
            </w:r>
          </w:p>
        </w:tc>
        <w:tc>
          <w:tcPr>
            <w:tcW w:w="573" w:type="pct"/>
          </w:tcPr>
          <w:p w14:paraId="55D34EF9" w14:textId="77777777" w:rsidR="00BB6A5F" w:rsidRDefault="00BC22F8" w:rsidP="00A3033B">
            <w:pPr>
              <w:pStyle w:val="Compact"/>
            </w:pPr>
            <w:r>
              <w:t>mean &lt; 0</w:t>
            </w:r>
          </w:p>
        </w:tc>
        <w:tc>
          <w:tcPr>
            <w:tcW w:w="0" w:type="auto"/>
          </w:tcPr>
          <w:p w14:paraId="268997C1" w14:textId="77777777" w:rsidR="00BB6A5F" w:rsidRDefault="00BC22F8" w:rsidP="00A3033B">
            <w:pPr>
              <w:pStyle w:val="Compact"/>
            </w:pPr>
            <w:r>
              <w:t>y</w:t>
            </w:r>
          </w:p>
        </w:tc>
      </w:tr>
    </w:tbl>
    <w:p w14:paraId="27C0549F" w14:textId="77777777" w:rsidR="00BB6A5F" w:rsidRDefault="00BC22F8" w:rsidP="009B29B9">
      <w:pPr>
        <w:pStyle w:val="Heading1"/>
        <w:spacing w:line="480" w:lineRule="auto"/>
      </w:pPr>
      <w:bookmarkStart w:id="52" w:name="references"/>
      <w:r>
        <w:t>References</w:t>
      </w:r>
      <w:bookmarkEnd w:id="52"/>
    </w:p>
    <w:p w14:paraId="187B28FD" w14:textId="77777777" w:rsidR="00BB6A5F" w:rsidRDefault="00BC22F8" w:rsidP="009B29B9">
      <w:pPr>
        <w:pStyle w:val="Bibliography"/>
        <w:spacing w:line="480" w:lineRule="auto"/>
      </w:pPr>
      <w:bookmarkStart w:id="53" w:name="ref-Alfredo17"/>
      <w:bookmarkStart w:id="54" w:name="refs"/>
      <w:r>
        <w:t xml:space="preserve">Alfredo, K. A., and T. A. Russo. 2017. Urban, agricultural, and environmental protection practices for sustainable water quality. </w:t>
      </w:r>
      <w:r>
        <w:rPr>
          <w:i/>
        </w:rPr>
        <w:t>WIREs Water</w:t>
      </w:r>
      <w:r>
        <w:t xml:space="preserve"> 4: e1229. doi:</w:t>
      </w:r>
      <w:hyperlink r:id="rId28">
        <w:r>
          <w:rPr>
            <w:rStyle w:val="Hyperlink"/>
          </w:rPr>
          <w:t>10.1002/wat2.1229</w:t>
        </w:r>
      </w:hyperlink>
      <w:r>
        <w:t>.</w:t>
      </w:r>
    </w:p>
    <w:p w14:paraId="47E0217D" w14:textId="77777777" w:rsidR="00BB6A5F" w:rsidRDefault="00BC22F8" w:rsidP="009B29B9">
      <w:pPr>
        <w:pStyle w:val="Bibliography"/>
        <w:spacing w:line="480" w:lineRule="auto"/>
      </w:pPr>
      <w:bookmarkStart w:id="55" w:name="ref-Baird05"/>
      <w:bookmarkEnd w:id="53"/>
      <w:r>
        <w:t xml:space="preserve">Baird, R. C. 2005. On sustainability, estuaries, and ecosytem restoration: The art of the practical. </w:t>
      </w:r>
      <w:r>
        <w:rPr>
          <w:i/>
        </w:rPr>
        <w:t>Restoration Ecology</w:t>
      </w:r>
      <w:r>
        <w:t xml:space="preserve"> 13: 154–158. doi:</w:t>
      </w:r>
      <w:hyperlink r:id="rId29">
        <w:r>
          <w:rPr>
            <w:rStyle w:val="Hyperlink"/>
          </w:rPr>
          <w:t>10.1111/j.1526-100X.2005.00019.x</w:t>
        </w:r>
      </w:hyperlink>
      <w:r>
        <w:t>.</w:t>
      </w:r>
    </w:p>
    <w:p w14:paraId="7C719F5C" w14:textId="77777777" w:rsidR="00BB6A5F" w:rsidRDefault="00BC22F8" w:rsidP="009B29B9">
      <w:pPr>
        <w:pStyle w:val="Bibliography"/>
        <w:spacing w:line="480" w:lineRule="auto"/>
      </w:pPr>
      <w:bookmarkStart w:id="56" w:name="ref-Bayraktarov16"/>
      <w:bookmarkEnd w:id="55"/>
      <w:r>
        <w:t>Bayraktarov, E</w:t>
      </w:r>
      <w:r w:rsidR="00286524">
        <w:t>.</w:t>
      </w:r>
      <w:r>
        <w:t>, M</w:t>
      </w:r>
      <w:r w:rsidR="00286524">
        <w:t>.</w:t>
      </w:r>
      <w:r>
        <w:t xml:space="preserve"> I. Saunders, S</w:t>
      </w:r>
      <w:r w:rsidR="008775A5">
        <w:t>.</w:t>
      </w:r>
      <w:r>
        <w:t xml:space="preserve"> Abdullah, M</w:t>
      </w:r>
      <w:r w:rsidR="008775A5">
        <w:t>.</w:t>
      </w:r>
      <w:r>
        <w:t xml:space="preserve"> Mills, J</w:t>
      </w:r>
      <w:r w:rsidR="008775A5">
        <w:t>.</w:t>
      </w:r>
      <w:r>
        <w:t xml:space="preserve"> </w:t>
      </w:r>
      <w:proofErr w:type="spellStart"/>
      <w:r>
        <w:t>Beher</w:t>
      </w:r>
      <w:proofErr w:type="spellEnd"/>
      <w:r>
        <w:t>, H</w:t>
      </w:r>
      <w:r w:rsidR="008775A5">
        <w:t>.</w:t>
      </w:r>
      <w:r>
        <w:t xml:space="preserve"> P. </w:t>
      </w:r>
      <w:proofErr w:type="spellStart"/>
      <w:r>
        <w:t>Possingham</w:t>
      </w:r>
      <w:proofErr w:type="spellEnd"/>
      <w:r>
        <w:t>, P</w:t>
      </w:r>
      <w:r w:rsidR="008775A5">
        <w:t>.</w:t>
      </w:r>
      <w:r>
        <w:t xml:space="preserve"> J. </w:t>
      </w:r>
      <w:proofErr w:type="spellStart"/>
      <w:r>
        <w:t>Mumby</w:t>
      </w:r>
      <w:proofErr w:type="spellEnd"/>
      <w:r>
        <w:t>, and C</w:t>
      </w:r>
      <w:r w:rsidR="008775A5">
        <w:t>.</w:t>
      </w:r>
      <w:r>
        <w:t xml:space="preserve"> E. Lovelock. 2016. The cost and feasibility of marine coastal restoration. </w:t>
      </w:r>
      <w:r>
        <w:rPr>
          <w:i/>
        </w:rPr>
        <w:t>Ecological Applications</w:t>
      </w:r>
      <w:r>
        <w:t xml:space="preserve"> 26: 1055–1074. doi:</w:t>
      </w:r>
      <w:hyperlink r:id="rId30">
        <w:r>
          <w:rPr>
            <w:rStyle w:val="Hyperlink"/>
          </w:rPr>
          <w:t>10.1890/15-1077</w:t>
        </w:r>
      </w:hyperlink>
      <w:r>
        <w:t>.</w:t>
      </w:r>
    </w:p>
    <w:p w14:paraId="2DFB7C4B" w14:textId="77777777" w:rsidR="00BB6A5F" w:rsidRDefault="00BC22F8" w:rsidP="009B29B9">
      <w:pPr>
        <w:pStyle w:val="Bibliography"/>
        <w:spacing w:line="480" w:lineRule="auto"/>
      </w:pPr>
      <w:bookmarkStart w:id="57" w:name="ref-Beck15"/>
      <w:bookmarkEnd w:id="56"/>
      <w:r>
        <w:t xml:space="preserve">Beck, M. W., and J. D. Hagy. 2015. Adaptation of a weighted regression approach to evaluate water quality trends in an estuary. </w:t>
      </w:r>
      <w:r>
        <w:rPr>
          <w:i/>
        </w:rPr>
        <w:t>Environmental Modelling and Assessment</w:t>
      </w:r>
      <w:r>
        <w:t xml:space="preserve"> 20: 637–655. doi:</w:t>
      </w:r>
      <w:hyperlink r:id="rId31">
        <w:r>
          <w:rPr>
            <w:rStyle w:val="Hyperlink"/>
          </w:rPr>
          <w:t>10.1007/s10666-015-9452-8</w:t>
        </w:r>
      </w:hyperlink>
      <w:r>
        <w:t>.</w:t>
      </w:r>
    </w:p>
    <w:p w14:paraId="23DC0411" w14:textId="77777777" w:rsidR="00BB6A5F" w:rsidRDefault="00BC22F8" w:rsidP="009B29B9">
      <w:pPr>
        <w:pStyle w:val="Bibliography"/>
        <w:spacing w:line="480" w:lineRule="auto"/>
      </w:pPr>
      <w:bookmarkStart w:id="58" w:name="ref-Beck17c"/>
      <w:bookmarkEnd w:id="57"/>
      <w:r>
        <w:t>Beck, M. W., J. D. Hagy, and C. Le. 201</w:t>
      </w:r>
      <w:r w:rsidR="00C96238">
        <w:t>8</w:t>
      </w:r>
      <w:r>
        <w:t xml:space="preserve">. Quantifying seagrass light requirements using an algorithm to spatially resolve depth of colonization. </w:t>
      </w:r>
      <w:r>
        <w:rPr>
          <w:i/>
        </w:rPr>
        <w:t>Estuaries and Coasts</w:t>
      </w:r>
      <w:r>
        <w:t xml:space="preserve"> </w:t>
      </w:r>
      <w:r w:rsidR="00C96238">
        <w:t>41: 592</w:t>
      </w:r>
      <w:r>
        <w:t>–</w:t>
      </w:r>
      <w:r w:rsidR="00C96238">
        <w:t>610. doi:</w:t>
      </w:r>
      <w:hyperlink r:id="rId32" w:history="1">
        <w:r w:rsidR="00C96238" w:rsidRPr="00C96238">
          <w:rPr>
            <w:rStyle w:val="Hyperlink"/>
          </w:rPr>
          <w:t>10.1007/s12237-017-0287-1</w:t>
        </w:r>
      </w:hyperlink>
      <w:r w:rsidR="00C96238">
        <w:t>.</w:t>
      </w:r>
    </w:p>
    <w:p w14:paraId="4A94CA34" w14:textId="77777777" w:rsidR="00BB6A5F" w:rsidRDefault="00BC22F8" w:rsidP="009B29B9">
      <w:pPr>
        <w:pStyle w:val="Bibliography"/>
        <w:spacing w:line="480" w:lineRule="auto"/>
      </w:pPr>
      <w:bookmarkStart w:id="59" w:name="ref-Beyer16"/>
      <w:bookmarkEnd w:id="58"/>
      <w:r>
        <w:t>Beyer, J</w:t>
      </w:r>
      <w:r w:rsidR="008775A5">
        <w:t>.</w:t>
      </w:r>
      <w:r>
        <w:t>, H</w:t>
      </w:r>
      <w:r w:rsidR="008775A5">
        <w:t>.</w:t>
      </w:r>
      <w:r>
        <w:t xml:space="preserve"> C. </w:t>
      </w:r>
      <w:proofErr w:type="spellStart"/>
      <w:r>
        <w:t>Trannum</w:t>
      </w:r>
      <w:proofErr w:type="spellEnd"/>
      <w:r>
        <w:t>, T</w:t>
      </w:r>
      <w:r w:rsidR="008775A5">
        <w:t>.</w:t>
      </w:r>
      <w:r>
        <w:t xml:space="preserve"> Bakke, P</w:t>
      </w:r>
      <w:r w:rsidR="008775A5">
        <w:t>.</w:t>
      </w:r>
      <w:r>
        <w:t xml:space="preserve"> V. Hodson, and T</w:t>
      </w:r>
      <w:r w:rsidR="008775A5">
        <w:t>.</w:t>
      </w:r>
      <w:r>
        <w:t xml:space="preserve"> K. Collier. 2016. Environmental effects of the Deepwater Horizon oil spill: A review. </w:t>
      </w:r>
      <w:r>
        <w:rPr>
          <w:i/>
        </w:rPr>
        <w:t>Marine Pollution Bulletin</w:t>
      </w:r>
      <w:r>
        <w:t xml:space="preserve"> 110: 28–51. doi:</w:t>
      </w:r>
      <w:hyperlink r:id="rId33">
        <w:r>
          <w:rPr>
            <w:rStyle w:val="Hyperlink"/>
          </w:rPr>
          <w:t>10.1016/j.marpolbul.2016.06.027</w:t>
        </w:r>
      </w:hyperlink>
      <w:r>
        <w:t>.</w:t>
      </w:r>
    </w:p>
    <w:p w14:paraId="491E186A" w14:textId="77777777" w:rsidR="00BB6A5F" w:rsidRDefault="00BC22F8" w:rsidP="009B29B9">
      <w:pPr>
        <w:pStyle w:val="Bibliography"/>
        <w:spacing w:line="480" w:lineRule="auto"/>
      </w:pPr>
      <w:bookmarkStart w:id="60" w:name="ref-Borja10"/>
      <w:bookmarkEnd w:id="59"/>
      <w:r>
        <w:lastRenderedPageBreak/>
        <w:t xml:space="preserve">Borja, A., D. M. Dauer, M. Elliott, and C. A. Simenstad. 2010. Median- and long-term recovery of estuarine and coastal ecosystems: Patterns, rates and restoration effectiveness. </w:t>
      </w:r>
      <w:r>
        <w:rPr>
          <w:i/>
        </w:rPr>
        <w:t>Estuaries and Coasts</w:t>
      </w:r>
      <w:r>
        <w:t xml:space="preserve"> 33: 1249–1260. doi:</w:t>
      </w:r>
      <w:hyperlink r:id="rId34">
        <w:r>
          <w:rPr>
            <w:rStyle w:val="Hyperlink"/>
          </w:rPr>
          <w:t>10.1007/s12237-010-9347-5</w:t>
        </w:r>
      </w:hyperlink>
      <w:r>
        <w:t>.</w:t>
      </w:r>
    </w:p>
    <w:p w14:paraId="229B6716" w14:textId="77777777" w:rsidR="00BB6A5F" w:rsidRDefault="00BC22F8" w:rsidP="009B29B9">
      <w:pPr>
        <w:pStyle w:val="Bibliography"/>
        <w:spacing w:line="480" w:lineRule="auto"/>
      </w:pPr>
      <w:bookmarkStart w:id="61" w:name="ref-Borja16"/>
      <w:bookmarkEnd w:id="60"/>
      <w:r>
        <w:t>Borja, Á</w:t>
      </w:r>
      <w:r w:rsidR="008775A5">
        <w:t>.</w:t>
      </w:r>
      <w:r>
        <w:t>, G</w:t>
      </w:r>
      <w:r w:rsidR="008775A5">
        <w:t>.</w:t>
      </w:r>
      <w:r>
        <w:t xml:space="preserve"> </w:t>
      </w:r>
      <w:proofErr w:type="spellStart"/>
      <w:r>
        <w:t>Chust</w:t>
      </w:r>
      <w:proofErr w:type="spellEnd"/>
      <w:r>
        <w:t>, J</w:t>
      </w:r>
      <w:r w:rsidR="008775A5">
        <w:t>.</w:t>
      </w:r>
      <w:r>
        <w:t xml:space="preserve"> G. Rodríguez, J</w:t>
      </w:r>
      <w:r w:rsidR="008775A5">
        <w:t>.</w:t>
      </w:r>
      <w:r>
        <w:t xml:space="preserve"> Bald, M</w:t>
      </w:r>
      <w:r w:rsidR="008775A5">
        <w:t xml:space="preserve">. </w:t>
      </w:r>
      <w:r>
        <w:t>J</w:t>
      </w:r>
      <w:r w:rsidR="008775A5">
        <w:t>.</w:t>
      </w:r>
      <w:r>
        <w:t xml:space="preserve"> </w:t>
      </w:r>
      <w:proofErr w:type="spellStart"/>
      <w:r>
        <w:t>Belzunce</w:t>
      </w:r>
      <w:proofErr w:type="spellEnd"/>
      <w:r>
        <w:t>-Segarra, J</w:t>
      </w:r>
      <w:r w:rsidR="008775A5">
        <w:t>.</w:t>
      </w:r>
      <w:r>
        <w:t xml:space="preserve"> Franco, J</w:t>
      </w:r>
      <w:r w:rsidR="008775A5">
        <w:t>.</w:t>
      </w:r>
      <w:r>
        <w:t xml:space="preserve"> M</w:t>
      </w:r>
      <w:r w:rsidR="008775A5">
        <w:t>.</w:t>
      </w:r>
      <w:r>
        <w:t xml:space="preserve"> </w:t>
      </w:r>
      <w:proofErr w:type="spellStart"/>
      <w:r>
        <w:t>Garmendia</w:t>
      </w:r>
      <w:proofErr w:type="spellEnd"/>
      <w:r>
        <w:t xml:space="preserve">, et al. 2016. ‘The past is the future of the present’: Learning from long-time series of marine monitoring. </w:t>
      </w:r>
      <w:r>
        <w:rPr>
          <w:i/>
        </w:rPr>
        <w:t>Science of the Total Environment</w:t>
      </w:r>
      <w:r>
        <w:t xml:space="preserve"> 566-567. Elsevier B.V.: 698–711. doi:</w:t>
      </w:r>
      <w:hyperlink r:id="rId35">
        <w:r>
          <w:rPr>
            <w:rStyle w:val="Hyperlink"/>
          </w:rPr>
          <w:t>10.1016/j.scitotenv.2016.05.111</w:t>
        </w:r>
      </w:hyperlink>
      <w:r>
        <w:t>.</w:t>
      </w:r>
    </w:p>
    <w:p w14:paraId="3ECE82E5" w14:textId="77777777" w:rsidR="00BB6A5F" w:rsidRDefault="00BC22F8" w:rsidP="009B29B9">
      <w:pPr>
        <w:pStyle w:val="Bibliography"/>
        <w:spacing w:line="480" w:lineRule="auto"/>
      </w:pPr>
      <w:bookmarkStart w:id="62" w:name="ref-Diefenderfer16"/>
      <w:bookmarkEnd w:id="61"/>
      <w:proofErr w:type="spellStart"/>
      <w:r>
        <w:t>Diefenderfer</w:t>
      </w:r>
      <w:proofErr w:type="spellEnd"/>
      <w:r>
        <w:t>, H</w:t>
      </w:r>
      <w:r w:rsidR="008775A5">
        <w:t>.</w:t>
      </w:r>
      <w:r>
        <w:t xml:space="preserve"> L., G</w:t>
      </w:r>
      <w:r w:rsidR="008775A5">
        <w:t>.</w:t>
      </w:r>
      <w:r>
        <w:t xml:space="preserve"> E. Johnson, R</w:t>
      </w:r>
      <w:r w:rsidR="008775A5">
        <w:t>.</w:t>
      </w:r>
      <w:r>
        <w:t xml:space="preserve"> M. Thom, K</w:t>
      </w:r>
      <w:r w:rsidR="008775A5">
        <w:t>.</w:t>
      </w:r>
      <w:r>
        <w:t xml:space="preserve"> E. </w:t>
      </w:r>
      <w:proofErr w:type="spellStart"/>
      <w:r>
        <w:t>Buenau</w:t>
      </w:r>
      <w:proofErr w:type="spellEnd"/>
      <w:r>
        <w:t>, L</w:t>
      </w:r>
      <w:r w:rsidR="008775A5">
        <w:t>.</w:t>
      </w:r>
      <w:r>
        <w:t xml:space="preserve"> A. </w:t>
      </w:r>
      <w:proofErr w:type="spellStart"/>
      <w:r>
        <w:t>Weitkamp</w:t>
      </w:r>
      <w:proofErr w:type="spellEnd"/>
      <w:r>
        <w:t>, C</w:t>
      </w:r>
      <w:r w:rsidR="008775A5">
        <w:t>.</w:t>
      </w:r>
      <w:r>
        <w:t xml:space="preserve"> M. Woodley, A</w:t>
      </w:r>
      <w:r w:rsidR="008775A5">
        <w:t>.</w:t>
      </w:r>
      <w:r>
        <w:t xml:space="preserve"> B. </w:t>
      </w:r>
      <w:proofErr w:type="spellStart"/>
      <w:r>
        <w:t>Borde</w:t>
      </w:r>
      <w:proofErr w:type="spellEnd"/>
      <w:r>
        <w:t>, and R</w:t>
      </w:r>
      <w:r w:rsidR="008775A5">
        <w:t>.</w:t>
      </w:r>
      <w:r>
        <w:t xml:space="preserve"> K. Kropp. 2016. Evidence-based evaluation of the cumulative effects of ecosystem restoration. </w:t>
      </w:r>
      <w:r>
        <w:rPr>
          <w:i/>
        </w:rPr>
        <w:t>Ecosphere</w:t>
      </w:r>
      <w:r>
        <w:t xml:space="preserve"> 7: e01242. doi:</w:t>
      </w:r>
      <w:hyperlink r:id="rId36">
        <w:r>
          <w:rPr>
            <w:rStyle w:val="Hyperlink"/>
          </w:rPr>
          <w:t>10.1002/ecs2.1242</w:t>
        </w:r>
      </w:hyperlink>
      <w:r>
        <w:t>.</w:t>
      </w:r>
    </w:p>
    <w:p w14:paraId="1380651C" w14:textId="77777777" w:rsidR="00BB6A5F" w:rsidRDefault="00BC22F8" w:rsidP="009B29B9">
      <w:pPr>
        <w:pStyle w:val="Bibliography"/>
        <w:spacing w:line="480" w:lineRule="auto"/>
      </w:pPr>
      <w:bookmarkStart w:id="63" w:name="ref-Diefenderfer11"/>
      <w:bookmarkEnd w:id="62"/>
      <w:r>
        <w:t xml:space="preserve">Diefenderfer, H. L., R. M. Thom, G. E. Johnson, J. R. Skalski, K. A. Vogt, B. D. Ebberts, G. C. Roegner, and E. M. Dawley. 2011. A levels-of-evidence approach for assessing cumulative ecosystem response to estuary and river restoration programs. </w:t>
      </w:r>
      <w:r>
        <w:rPr>
          <w:i/>
        </w:rPr>
        <w:t>Ecological Restoration</w:t>
      </w:r>
      <w:r>
        <w:t xml:space="preserve"> 29: 111–132. doi:</w:t>
      </w:r>
      <w:hyperlink r:id="rId37">
        <w:r>
          <w:rPr>
            <w:rStyle w:val="Hyperlink"/>
          </w:rPr>
          <w:t>10.3368/er.29.1-2.111</w:t>
        </w:r>
      </w:hyperlink>
      <w:r>
        <w:t>.</w:t>
      </w:r>
    </w:p>
    <w:p w14:paraId="3FB39573" w14:textId="77777777" w:rsidR="00BB6A5F" w:rsidRDefault="00BC22F8" w:rsidP="009B29B9">
      <w:pPr>
        <w:pStyle w:val="Bibliography"/>
        <w:spacing w:line="480" w:lineRule="auto"/>
      </w:pPr>
      <w:bookmarkStart w:id="64" w:name="ref-Enwright16"/>
      <w:bookmarkEnd w:id="63"/>
      <w:proofErr w:type="spellStart"/>
      <w:r>
        <w:t>Enwright</w:t>
      </w:r>
      <w:proofErr w:type="spellEnd"/>
      <w:r>
        <w:t>, N</w:t>
      </w:r>
      <w:r w:rsidR="008775A5">
        <w:t>.</w:t>
      </w:r>
      <w:r>
        <w:t xml:space="preserve"> M., K</w:t>
      </w:r>
      <w:r w:rsidR="008775A5">
        <w:t>.</w:t>
      </w:r>
      <w:r>
        <w:t xml:space="preserve"> T. Griffith, and M</w:t>
      </w:r>
      <w:r w:rsidR="008775A5">
        <w:t>.</w:t>
      </w:r>
      <w:r>
        <w:t xml:space="preserve"> J. Osland. 2016. Barriers to and opportunities for landward migration of coastal wetlands with sea-level rise. </w:t>
      </w:r>
      <w:r>
        <w:rPr>
          <w:i/>
        </w:rPr>
        <w:t>Frontiers in Ecology and the Environment</w:t>
      </w:r>
      <w:r>
        <w:t xml:space="preserve"> 14: 307–316. doi:</w:t>
      </w:r>
      <w:hyperlink r:id="rId38">
        <w:r>
          <w:rPr>
            <w:rStyle w:val="Hyperlink"/>
          </w:rPr>
          <w:t>10.1002/fee.1282</w:t>
        </w:r>
      </w:hyperlink>
      <w:r>
        <w:t>.</w:t>
      </w:r>
    </w:p>
    <w:p w14:paraId="6779320B" w14:textId="77777777" w:rsidR="00BB6A5F" w:rsidRDefault="00BC22F8" w:rsidP="009B29B9">
      <w:pPr>
        <w:pStyle w:val="Bibliography"/>
        <w:spacing w:line="480" w:lineRule="auto"/>
      </w:pPr>
      <w:bookmarkStart w:id="65" w:name="ref-GCERC13"/>
      <w:bookmarkEnd w:id="64"/>
      <w:r>
        <w:t>GCERC (Gulf Coast Ecosystem Restoration Council). 2013. Comprehensive plan: Restoring the Gulf Coast’s ecosystem and economy.</w:t>
      </w:r>
      <w:r w:rsidR="00B45E1A">
        <w:t xml:space="preserve"> </w:t>
      </w:r>
      <w:hyperlink r:id="rId39" w:history="1">
        <w:r w:rsidR="00B45E1A" w:rsidRPr="00B45E1A">
          <w:rPr>
            <w:rStyle w:val="Hyperlink"/>
          </w:rPr>
          <w:t>https://www.restorethegulf.gov/sites/default/files/Initial%20Comprehensive%20Plan%20Aug%202013.pdf</w:t>
        </w:r>
      </w:hyperlink>
      <w:r w:rsidR="00B45E1A" w:rsidRPr="00B45E1A">
        <w:t xml:space="preserve">. (Accessed </w:t>
      </w:r>
      <w:proofErr w:type="gramStart"/>
      <w:r w:rsidR="00B45E1A" w:rsidRPr="00B45E1A">
        <w:t>January,</w:t>
      </w:r>
      <w:proofErr w:type="gramEnd"/>
      <w:r w:rsidR="00B45E1A" w:rsidRPr="00B45E1A">
        <w:t xml:space="preserve"> 2018)</w:t>
      </w:r>
    </w:p>
    <w:p w14:paraId="2F81C4F6" w14:textId="77777777" w:rsidR="00BB6A5F" w:rsidRDefault="00BC22F8" w:rsidP="009B29B9">
      <w:pPr>
        <w:pStyle w:val="Bibliography"/>
        <w:spacing w:line="480" w:lineRule="auto"/>
      </w:pPr>
      <w:bookmarkStart w:id="66" w:name="ref-GCERC16"/>
      <w:bookmarkEnd w:id="65"/>
      <w:r>
        <w:lastRenderedPageBreak/>
        <w:t>GCERC (Gulf Coast Ecosystem Restoration Council). 2016. Comprehensive plan: Update 2016, restoring the Gulf Coast’s ecosystem and economy.</w:t>
      </w:r>
      <w:r w:rsidR="00B45E1A">
        <w:t xml:space="preserve"> </w:t>
      </w:r>
      <w:hyperlink r:id="rId40" w:history="1">
        <w:r w:rsidR="00B45E1A" w:rsidRPr="00B45E1A">
          <w:rPr>
            <w:rStyle w:val="Hyperlink"/>
          </w:rPr>
          <w:t>https://www.restorethegulf.gov/sites/default/files/CO-L_20161208_CompPlanUpdate_English.pdf.</w:t>
        </w:r>
      </w:hyperlink>
      <w:r w:rsidR="00B45E1A" w:rsidRPr="00B45E1A">
        <w:t xml:space="preserve"> (Accessed </w:t>
      </w:r>
      <w:proofErr w:type="gramStart"/>
      <w:r w:rsidR="00B45E1A" w:rsidRPr="00B45E1A">
        <w:t>January,</w:t>
      </w:r>
      <w:proofErr w:type="gramEnd"/>
      <w:r w:rsidR="00B45E1A" w:rsidRPr="00B45E1A">
        <w:t xml:space="preserve"> 2018)</w:t>
      </w:r>
    </w:p>
    <w:p w14:paraId="206DD99A" w14:textId="77777777" w:rsidR="00BB6A5F" w:rsidRDefault="00BC22F8" w:rsidP="009B29B9">
      <w:pPr>
        <w:pStyle w:val="Bibliography"/>
        <w:spacing w:line="480" w:lineRule="auto"/>
      </w:pPr>
      <w:bookmarkStart w:id="67" w:name="ref-GMFMC17"/>
      <w:bookmarkEnd w:id="66"/>
      <w:r>
        <w:t>GMFMC (Gulf of Mexico Fishery Management Council). 2017. State management program for recreational red snapper summary: Draft amendment to the fishery management plan for the reef fish resources of the Gulf of Mexico.</w:t>
      </w:r>
      <w:r w:rsidR="00B45E1A">
        <w:t xml:space="preserve"> </w:t>
      </w:r>
      <w:hyperlink r:id="rId41" w:history="1">
        <w:r w:rsidR="00B45E1A" w:rsidRPr="00B45E1A">
          <w:rPr>
            <w:rStyle w:val="Hyperlink"/>
          </w:rPr>
          <w:t>http://gulfcouncil.org/wp-content/uploads/B-7-a-Recreational-State-Management-for-Red-Snapper.pdf</w:t>
        </w:r>
      </w:hyperlink>
      <w:r w:rsidR="00B45E1A" w:rsidRPr="00B45E1A">
        <w:t xml:space="preserve">. (Accessed </w:t>
      </w:r>
      <w:proofErr w:type="gramStart"/>
      <w:r w:rsidR="00B45E1A" w:rsidRPr="00B45E1A">
        <w:t>January,</w:t>
      </w:r>
      <w:proofErr w:type="gramEnd"/>
      <w:r w:rsidR="00B45E1A" w:rsidRPr="00B45E1A">
        <w:t xml:space="preserve"> 2018)</w:t>
      </w:r>
    </w:p>
    <w:p w14:paraId="3141A052" w14:textId="77777777" w:rsidR="00BB6A5F" w:rsidRDefault="00BC22F8" w:rsidP="009B29B9">
      <w:pPr>
        <w:pStyle w:val="Bibliography"/>
        <w:spacing w:line="480" w:lineRule="auto"/>
      </w:pPr>
      <w:bookmarkStart w:id="68" w:name="ref-Greening06b"/>
      <w:bookmarkEnd w:id="67"/>
      <w:r>
        <w:t>Greening, H</w:t>
      </w:r>
      <w:r w:rsidR="008775A5">
        <w:t>.</w:t>
      </w:r>
      <w:r>
        <w:t>, P</w:t>
      </w:r>
      <w:r w:rsidR="008775A5">
        <w:t>.</w:t>
      </w:r>
      <w:r>
        <w:t xml:space="preserve"> Doering, and C</w:t>
      </w:r>
      <w:r w:rsidR="008775A5">
        <w:t>.</w:t>
      </w:r>
      <w:r>
        <w:t xml:space="preserve"> Corbett. 2006. Hurricane impacts on coastal ecosystems. </w:t>
      </w:r>
      <w:r>
        <w:rPr>
          <w:i/>
        </w:rPr>
        <w:t>Estuaries and Coasts</w:t>
      </w:r>
      <w:r>
        <w:t xml:space="preserve"> 29: 877–879. doi:</w:t>
      </w:r>
      <w:hyperlink r:id="rId42">
        <w:r>
          <w:rPr>
            <w:rStyle w:val="Hyperlink"/>
          </w:rPr>
          <w:t>10.1007/BF02798646</w:t>
        </w:r>
      </w:hyperlink>
      <w:r>
        <w:t>.</w:t>
      </w:r>
    </w:p>
    <w:p w14:paraId="3DB0262F" w14:textId="77777777" w:rsidR="00BB6A5F" w:rsidRDefault="00BC22F8" w:rsidP="009B29B9">
      <w:pPr>
        <w:pStyle w:val="Bibliography"/>
        <w:spacing w:line="480" w:lineRule="auto"/>
      </w:pPr>
      <w:bookmarkStart w:id="69" w:name="ref-Greening2014"/>
      <w:bookmarkEnd w:id="68"/>
      <w:r>
        <w:t>Greening, H</w:t>
      </w:r>
      <w:r w:rsidR="008775A5">
        <w:t>.</w:t>
      </w:r>
      <w:r>
        <w:t xml:space="preserve"> S</w:t>
      </w:r>
      <w:r w:rsidR="008775A5">
        <w:t>.</w:t>
      </w:r>
      <w:r>
        <w:t>, A</w:t>
      </w:r>
      <w:r w:rsidR="008775A5">
        <w:t>.</w:t>
      </w:r>
      <w:r>
        <w:t xml:space="preserve"> Janicki, E</w:t>
      </w:r>
      <w:r w:rsidR="008775A5">
        <w:t>.</w:t>
      </w:r>
      <w:r>
        <w:t xml:space="preserve"> T</w:t>
      </w:r>
      <w:r w:rsidR="008775A5">
        <w:t>.</w:t>
      </w:r>
      <w:r>
        <w:t xml:space="preserve"> Sherwood, R</w:t>
      </w:r>
      <w:r w:rsidR="008775A5">
        <w:t>.</w:t>
      </w:r>
      <w:r>
        <w:t xml:space="preserve"> Pribble, and J</w:t>
      </w:r>
      <w:r w:rsidR="008775A5">
        <w:t>.</w:t>
      </w:r>
      <w:r>
        <w:t xml:space="preserve"> O</w:t>
      </w:r>
      <w:r w:rsidR="008775A5">
        <w:t>.</w:t>
      </w:r>
      <w:r>
        <w:t xml:space="preserve"> R</w:t>
      </w:r>
      <w:r w:rsidR="008775A5">
        <w:t>.</w:t>
      </w:r>
      <w:r>
        <w:t xml:space="preserve"> Johansson. 2014. Ecosystem responses to long-term nutrient management in an urban estuary: Tampa Bay, Florida, USA. </w:t>
      </w:r>
      <w:r>
        <w:rPr>
          <w:i/>
        </w:rPr>
        <w:t>Estuarine, Coastal and Shelf Science</w:t>
      </w:r>
      <w:r>
        <w:t xml:space="preserve"> 151: A1–A16. doi:</w:t>
      </w:r>
      <w:hyperlink r:id="rId43">
        <w:r>
          <w:rPr>
            <w:rStyle w:val="Hyperlink"/>
          </w:rPr>
          <w:t>10.1016/j.ecss.2014.10.003</w:t>
        </w:r>
      </w:hyperlink>
      <w:r>
        <w:t>.</w:t>
      </w:r>
    </w:p>
    <w:p w14:paraId="29B59BFD" w14:textId="77777777" w:rsidR="00BB6A5F" w:rsidRDefault="00BC22F8" w:rsidP="009B29B9">
      <w:pPr>
        <w:pStyle w:val="Bibliography"/>
        <w:spacing w:line="480" w:lineRule="auto"/>
      </w:pPr>
      <w:bookmarkStart w:id="70" w:name="ref-Hassett05"/>
      <w:bookmarkEnd w:id="69"/>
      <w:r>
        <w:t xml:space="preserve">Hassett, B., M. Palmer, E. Bernhardt, S. Smith, J. Carr, and D. Hart. 2005. Restoring watersheds project by project: Trends in Chesapeake Bay tributary restoration. </w:t>
      </w:r>
      <w:r>
        <w:rPr>
          <w:i/>
        </w:rPr>
        <w:t>Frontiers in Ecology and the Environment</w:t>
      </w:r>
      <w:r>
        <w:t xml:space="preserve"> 3: 259–267. doi:</w:t>
      </w:r>
      <w:hyperlink r:id="rId44">
        <w:r>
          <w:rPr>
            <w:rStyle w:val="Hyperlink"/>
          </w:rPr>
          <w:t>10.1890/1540-9295(2005)003[0259:RWPBPT]2.0.CO;2</w:t>
        </w:r>
      </w:hyperlink>
      <w:r>
        <w:t>.</w:t>
      </w:r>
    </w:p>
    <w:p w14:paraId="372DF441" w14:textId="77777777" w:rsidR="00BB6A5F" w:rsidRDefault="00BC22F8" w:rsidP="009B29B9">
      <w:pPr>
        <w:pStyle w:val="Bibliography"/>
        <w:spacing w:line="480" w:lineRule="auto"/>
      </w:pPr>
      <w:bookmarkStart w:id="71" w:name="ref-Hobbs01"/>
      <w:bookmarkEnd w:id="70"/>
      <w:r>
        <w:t>Hobbs, R</w:t>
      </w:r>
      <w:r w:rsidR="008775A5">
        <w:t>.</w:t>
      </w:r>
      <w:r>
        <w:t xml:space="preserve"> J</w:t>
      </w:r>
      <w:r w:rsidR="008775A5">
        <w:t>.</w:t>
      </w:r>
      <w:r>
        <w:t>, and J</w:t>
      </w:r>
      <w:r w:rsidR="008775A5">
        <w:t>.</w:t>
      </w:r>
      <w:r>
        <w:t xml:space="preserve"> A</w:t>
      </w:r>
      <w:r w:rsidR="008775A5">
        <w:t>.</w:t>
      </w:r>
      <w:r>
        <w:t xml:space="preserve"> Harris. 2001. Restoration Ecology: Repairing the Earth’s Ecosystems in the New Millennium. </w:t>
      </w:r>
      <w:r>
        <w:rPr>
          <w:i/>
        </w:rPr>
        <w:t>Restoration Ecology</w:t>
      </w:r>
      <w:r>
        <w:t xml:space="preserve"> 9: 239–246. doi:</w:t>
      </w:r>
      <w:hyperlink r:id="rId45">
        <w:r>
          <w:rPr>
            <w:rStyle w:val="Hyperlink"/>
          </w:rPr>
          <w:t>10.1046/j.1526-100x.2001.009002239.x</w:t>
        </w:r>
      </w:hyperlink>
      <w:r>
        <w:t>.</w:t>
      </w:r>
    </w:p>
    <w:p w14:paraId="7900360E" w14:textId="77777777" w:rsidR="00BB6A5F" w:rsidRDefault="00BC22F8" w:rsidP="009B29B9">
      <w:pPr>
        <w:pStyle w:val="Bibliography"/>
        <w:spacing w:line="480" w:lineRule="auto"/>
      </w:pPr>
      <w:bookmarkStart w:id="72" w:name="ref-Janicki99"/>
      <w:bookmarkEnd w:id="71"/>
      <w:r>
        <w:lastRenderedPageBreak/>
        <w:t xml:space="preserve">Janicki, A., D. Wade, and J. R. Pribble. 1999. </w:t>
      </w:r>
      <w:r>
        <w:rPr>
          <w:i/>
        </w:rPr>
        <w:t>Development of a process to track the status of chlorophyll and light attenuation to support seagrass restoration goals in Tampa Bay</w:t>
      </w:r>
      <w:r>
        <w:t>. 04-00. St. Petersburg, Florida: Tampa Bay National Estuary Program.</w:t>
      </w:r>
    </w:p>
    <w:p w14:paraId="1826AC20" w14:textId="77777777" w:rsidR="00BB6A5F" w:rsidRDefault="00BC22F8" w:rsidP="009B29B9">
      <w:pPr>
        <w:pStyle w:val="Bibliography"/>
        <w:spacing w:line="480" w:lineRule="auto"/>
      </w:pPr>
      <w:bookmarkStart w:id="73" w:name="ref-Johansson91"/>
      <w:bookmarkEnd w:id="72"/>
      <w:r>
        <w:t>Johansson, J. O. R. 1991. Long-term trends of nitrogen loading, water quality and biological indicators in Hillsborough Bay, Florida. Edited by S. F. Treat and P. A. Clark. Tampa, Florida, USA: Tampa Bay Area Study Group Project at Scholar Commons: 157–176.</w:t>
      </w:r>
    </w:p>
    <w:p w14:paraId="1EA616FA" w14:textId="77777777" w:rsidR="00BB6A5F" w:rsidRDefault="00BC22F8" w:rsidP="009B29B9">
      <w:pPr>
        <w:pStyle w:val="Bibliography"/>
        <w:spacing w:line="480" w:lineRule="auto"/>
      </w:pPr>
      <w:bookmarkStart w:id="74" w:name="ref-Johansson92"/>
      <w:bookmarkEnd w:id="73"/>
      <w:r>
        <w:t xml:space="preserve">Johansson, J. O. R., and R. R. Lewis III. 1992. Recent improvements in water quality and biological indicators in Hillsborough Bay, a highly impacted subdivision of Tampa Bay, Florida, USA. </w:t>
      </w:r>
      <w:r>
        <w:rPr>
          <w:i/>
        </w:rPr>
        <w:t>Marine Coastal Eutrophication</w:t>
      </w:r>
      <w:r>
        <w:t xml:space="preserve"> Proceedings of an International Conference, Bologna, Italy, 21-24 March 1990: 1199–1215.</w:t>
      </w:r>
    </w:p>
    <w:p w14:paraId="64CC3602" w14:textId="77777777" w:rsidR="00BB6A5F" w:rsidRDefault="00BC22F8" w:rsidP="009B29B9">
      <w:pPr>
        <w:pStyle w:val="Bibliography"/>
        <w:spacing w:line="480" w:lineRule="auto"/>
      </w:pPr>
      <w:bookmarkStart w:id="75" w:name="ref-Lewis98"/>
      <w:bookmarkEnd w:id="74"/>
      <w:r>
        <w:t xml:space="preserve">Lewis, R. R., P. A. Clark, W. K. Fehring, H. S. Greening, R. O. Johansson, and R. T. Paul. 1998. The rehabilitation of Tampa Bay Estuary, Florida, USA, as an example of successful integrated coastal management. </w:t>
      </w:r>
      <w:r>
        <w:rPr>
          <w:i/>
        </w:rPr>
        <w:t>Marine Pollution Bulletin</w:t>
      </w:r>
      <w:r>
        <w:t xml:space="preserve"> 37: 468–473. doi:</w:t>
      </w:r>
      <w:hyperlink r:id="rId46">
        <w:r>
          <w:rPr>
            <w:rStyle w:val="Hyperlink"/>
          </w:rPr>
          <w:t>10.1016/S0025-326X(99)00139-3</w:t>
        </w:r>
      </w:hyperlink>
      <w:r>
        <w:t>.</w:t>
      </w:r>
    </w:p>
    <w:p w14:paraId="0940C59E" w14:textId="77777777" w:rsidR="00BB6A5F" w:rsidRDefault="00BC22F8" w:rsidP="009B29B9">
      <w:pPr>
        <w:pStyle w:val="Bibliography"/>
        <w:spacing w:line="480" w:lineRule="auto"/>
      </w:pPr>
      <w:bookmarkStart w:id="76" w:name="ref-Liang19"/>
      <w:bookmarkEnd w:id="75"/>
      <w:r>
        <w:t xml:space="preserve">Liang, D., L. A. Harris, J. M. Testa, V. Lyubchich, and S. Filoso. 2019. Detection of the effects of stormwater control measures in streams using a Bayesian BACI power analysis. </w:t>
      </w:r>
      <w:r>
        <w:rPr>
          <w:i/>
        </w:rPr>
        <w:t>Science of the Total Environment</w:t>
      </w:r>
      <w:r>
        <w:t xml:space="preserve"> 661: 386–392. doi:</w:t>
      </w:r>
      <w:hyperlink r:id="rId47">
        <w:r>
          <w:rPr>
            <w:rStyle w:val="Hyperlink"/>
          </w:rPr>
          <w:t>10.1016/j.scitotenv.2019.01.125</w:t>
        </w:r>
      </w:hyperlink>
      <w:r>
        <w:t>.</w:t>
      </w:r>
    </w:p>
    <w:p w14:paraId="14E9FE8A" w14:textId="77777777" w:rsidR="00BB6A5F" w:rsidRDefault="00BC22F8" w:rsidP="009B29B9">
      <w:pPr>
        <w:pStyle w:val="Bibliography"/>
        <w:spacing w:line="480" w:lineRule="auto"/>
      </w:pPr>
      <w:bookmarkStart w:id="77" w:name="ref-Meals10"/>
      <w:bookmarkEnd w:id="76"/>
      <w:r>
        <w:t xml:space="preserve">Meals, D. W., S. A. Dressing, and T. E. Davenport. 2010. Lag time in water quality response to best management practices: A review. </w:t>
      </w:r>
      <w:r>
        <w:rPr>
          <w:i/>
        </w:rPr>
        <w:t>Journal of Environmental Quality</w:t>
      </w:r>
      <w:r>
        <w:t xml:space="preserve"> 39: 85–96. doi:</w:t>
      </w:r>
      <w:hyperlink r:id="rId48">
        <w:r>
          <w:rPr>
            <w:rStyle w:val="Hyperlink"/>
          </w:rPr>
          <w:t>10.2134/jeq2009.0108</w:t>
        </w:r>
      </w:hyperlink>
      <w:r>
        <w:t>.</w:t>
      </w:r>
    </w:p>
    <w:p w14:paraId="6FD6BA30" w14:textId="77777777" w:rsidR="00BB6A5F" w:rsidRDefault="00BC22F8" w:rsidP="009B29B9">
      <w:pPr>
        <w:pStyle w:val="Bibliography"/>
        <w:spacing w:line="480" w:lineRule="auto"/>
      </w:pPr>
      <w:bookmarkStart w:id="78" w:name="ref-Morrison06"/>
      <w:bookmarkEnd w:id="77"/>
      <w:r>
        <w:lastRenderedPageBreak/>
        <w:t>Morrison, G., E. T. Sherwood, R. Boler, and J. Barron. 2006. Variations in water clarity and chlorophyll</w:t>
      </w:r>
      <w:r>
        <w:rPr>
          <w:i/>
        </w:rPr>
        <w:t>a</w:t>
      </w:r>
      <w:r>
        <w:t xml:space="preserve"> in Tampa Bay, Florida, in response to annual rainfall, 1985-2004. </w:t>
      </w:r>
      <w:r>
        <w:rPr>
          <w:i/>
        </w:rPr>
        <w:t>Estuaries and Coasts</w:t>
      </w:r>
      <w:r>
        <w:t xml:space="preserve"> 29: 926–931.</w:t>
      </w:r>
    </w:p>
    <w:p w14:paraId="1BB1BD46" w14:textId="77777777" w:rsidR="00BB6A5F" w:rsidRDefault="00BC22F8" w:rsidP="009B29B9">
      <w:pPr>
        <w:pStyle w:val="Bibliography"/>
        <w:spacing w:line="480" w:lineRule="auto"/>
      </w:pPr>
      <w:bookmarkStart w:id="79" w:name="ref-NASEM17"/>
      <w:bookmarkEnd w:id="78"/>
      <w:r>
        <w:t xml:space="preserve">NASEM (National Academies of Sciences, Engineering, and Medicine). 2017. </w:t>
      </w:r>
      <w:r>
        <w:rPr>
          <w:i/>
        </w:rPr>
        <w:t>Effective monitoring to evaluate ecological restoration in the gulf of mexico</w:t>
      </w:r>
      <w:r>
        <w:t>. Washington, DC: The National Academies Press. doi:</w:t>
      </w:r>
      <w:hyperlink r:id="rId49">
        <w:r>
          <w:rPr>
            <w:rStyle w:val="Hyperlink"/>
          </w:rPr>
          <w:t>10.17226/23476</w:t>
        </w:r>
      </w:hyperlink>
      <w:r>
        <w:t>.</w:t>
      </w:r>
    </w:p>
    <w:p w14:paraId="0CB6E765" w14:textId="77777777" w:rsidR="00BB6A5F" w:rsidRDefault="00BC22F8" w:rsidP="009B29B9">
      <w:pPr>
        <w:pStyle w:val="Bibliography"/>
        <w:spacing w:line="480" w:lineRule="auto"/>
      </w:pPr>
      <w:bookmarkStart w:id="80" w:name="ref-Neckles02"/>
      <w:bookmarkEnd w:id="79"/>
      <w:r>
        <w:t xml:space="preserve">Neckles, H. A., M. Dionne, D. M. Burdick, C. T. Roman, R. Buchsbaum, and E. Hutchins. 2002. A monitoring protocol to assess tidal restoration of salt marshes on local and regional scales. </w:t>
      </w:r>
      <w:r>
        <w:rPr>
          <w:i/>
        </w:rPr>
        <w:t>Restoration Ecology</w:t>
      </w:r>
      <w:r>
        <w:t xml:space="preserve"> 10: 556–563. doi:</w:t>
      </w:r>
      <w:hyperlink r:id="rId50">
        <w:r>
          <w:rPr>
            <w:rStyle w:val="Hyperlink"/>
          </w:rPr>
          <w:t>10.1046/j.1526-100X.2002.02033.x</w:t>
        </w:r>
      </w:hyperlink>
      <w:r>
        <w:t>.</w:t>
      </w:r>
    </w:p>
    <w:p w14:paraId="5FD7D3AC" w14:textId="77777777" w:rsidR="00BB6A5F" w:rsidRDefault="00BC22F8" w:rsidP="009B29B9">
      <w:pPr>
        <w:pStyle w:val="Bibliography"/>
        <w:spacing w:line="480" w:lineRule="auto"/>
      </w:pPr>
      <w:bookmarkStart w:id="81" w:name="ref-NRDA16"/>
      <w:bookmarkEnd w:id="80"/>
      <w:r>
        <w:t>NRDA (Deepwater Horizon Natural Resource Damage Assessment Trustees). 2016. Deepwater Horizon oil spill: Final programmatic damage assessment and restoration plan and final programmatic environmental impact statement.</w:t>
      </w:r>
      <w:r w:rsidR="00B45E1A">
        <w:t xml:space="preserve"> </w:t>
      </w:r>
      <w:hyperlink r:id="rId51" w:history="1">
        <w:r w:rsidR="00B45E1A" w:rsidRPr="00B45E1A">
          <w:rPr>
            <w:rStyle w:val="Hyperlink"/>
          </w:rPr>
          <w:t>http://www.gulfspillrestoration.noaa.gov/restoration-planning/gulf-plan</w:t>
        </w:r>
      </w:hyperlink>
      <w:r w:rsidR="00B45E1A" w:rsidRPr="00B45E1A">
        <w:t xml:space="preserve">. (Accessed </w:t>
      </w:r>
      <w:proofErr w:type="gramStart"/>
      <w:r w:rsidR="00B45E1A" w:rsidRPr="00B45E1A">
        <w:t>June,</w:t>
      </w:r>
      <w:proofErr w:type="gramEnd"/>
      <w:r w:rsidR="00B45E1A" w:rsidRPr="00B45E1A">
        <w:t xml:space="preserve"> 2018)</w:t>
      </w:r>
    </w:p>
    <w:p w14:paraId="75E06059" w14:textId="77777777" w:rsidR="00BB6A5F" w:rsidRDefault="00BC22F8" w:rsidP="009B29B9">
      <w:pPr>
        <w:pStyle w:val="Bibliography"/>
        <w:spacing w:line="480" w:lineRule="auto"/>
      </w:pPr>
      <w:bookmarkStart w:id="82" w:name="ref-Poe05"/>
      <w:bookmarkEnd w:id="81"/>
      <w:r>
        <w:t xml:space="preserve">Poe, A., K. Hackett, S. Janicki, R. Pribble, and A. Janicki. 2005. </w:t>
      </w:r>
      <w:r>
        <w:rPr>
          <w:i/>
        </w:rPr>
        <w:t>Estimates of total nitrogen, total phosphorus, total suspended solids, and biochemical oxygen demand loadings to Tampa Bay, Florida: 1999-2003</w:t>
      </w:r>
      <w:r>
        <w:t>. #02-05. St. Petersburg, Florida, USA: Tampa Bay Estuary Program.</w:t>
      </w:r>
    </w:p>
    <w:p w14:paraId="3BDD21A1" w14:textId="77777777" w:rsidR="00BB6A5F" w:rsidRDefault="00BC22F8" w:rsidP="009B29B9">
      <w:pPr>
        <w:pStyle w:val="Bibliography"/>
        <w:spacing w:line="480" w:lineRule="auto"/>
      </w:pPr>
      <w:bookmarkStart w:id="83" w:name="ref-Rabotyagov14"/>
      <w:bookmarkEnd w:id="82"/>
      <w:r>
        <w:t xml:space="preserve">Rabotyagov, S. S., C. L. Kling, P. W. Gassman, N. N. Rabalais, and R. E. Turner. 2014. The Economics of Dead Zones: Causes, Impacts, Policy Challenges, and a Model of the Gulf of Mexico Hypoxic Zone. </w:t>
      </w:r>
      <w:r>
        <w:rPr>
          <w:i/>
        </w:rPr>
        <w:t>Review of Environmental Economics and Policy</w:t>
      </w:r>
      <w:r>
        <w:t xml:space="preserve"> 8: 58–79. doi:</w:t>
      </w:r>
      <w:hyperlink r:id="rId52">
        <w:r>
          <w:rPr>
            <w:rStyle w:val="Hyperlink"/>
          </w:rPr>
          <w:t>10.1093/reep/ret024</w:t>
        </w:r>
      </w:hyperlink>
      <w:r>
        <w:t>.</w:t>
      </w:r>
    </w:p>
    <w:p w14:paraId="2D5FFB86" w14:textId="77777777" w:rsidR="00BB6A5F" w:rsidRDefault="00BC22F8" w:rsidP="009B29B9">
      <w:pPr>
        <w:pStyle w:val="Bibliography"/>
        <w:spacing w:line="480" w:lineRule="auto"/>
      </w:pPr>
      <w:bookmarkStart w:id="84" w:name="ref-RDCT18"/>
      <w:bookmarkEnd w:id="83"/>
      <w:r>
        <w:lastRenderedPageBreak/>
        <w:t>RDCT (R Development Core Team). 2018. R: A language and environment for statistical computing, v3.5.1. R Foundation for Statistical Computing, Vienna, Austria.</w:t>
      </w:r>
      <w:r w:rsidR="00B45E1A">
        <w:t xml:space="preserve"> </w:t>
      </w:r>
      <w:hyperlink r:id="rId53" w:history="1">
        <w:r w:rsidR="00B45E1A" w:rsidRPr="00B45E1A">
          <w:rPr>
            <w:rStyle w:val="Hyperlink"/>
          </w:rPr>
          <w:t>http://www.R-project.org</w:t>
        </w:r>
      </w:hyperlink>
    </w:p>
    <w:p w14:paraId="56411BF2" w14:textId="77777777" w:rsidR="00BB6A5F" w:rsidRDefault="00BC22F8" w:rsidP="009B29B9">
      <w:pPr>
        <w:pStyle w:val="Bibliography"/>
        <w:spacing w:line="480" w:lineRule="auto"/>
      </w:pPr>
      <w:bookmarkStart w:id="85" w:name="ref-Scheffer98"/>
      <w:bookmarkEnd w:id="84"/>
      <w:r>
        <w:t xml:space="preserve">Scheffer, M., S. Carpenter, J. A. Foley, C. Folkes, and B. Walker. 1998. Catastrophic shifts in ecosystems. </w:t>
      </w:r>
      <w:r>
        <w:rPr>
          <w:i/>
        </w:rPr>
        <w:t>Nature</w:t>
      </w:r>
      <w:r>
        <w:t xml:space="preserve"> 413: 591–596.</w:t>
      </w:r>
    </w:p>
    <w:p w14:paraId="1AD9EBB5" w14:textId="77777777" w:rsidR="00BB6A5F" w:rsidRDefault="00BC22F8" w:rsidP="009B29B9">
      <w:pPr>
        <w:pStyle w:val="Bibliography"/>
        <w:spacing w:line="480" w:lineRule="auto"/>
      </w:pPr>
      <w:bookmarkStart w:id="86" w:name="ref-Schiff16"/>
      <w:bookmarkEnd w:id="85"/>
      <w:r>
        <w:t xml:space="preserve">Schiff, K., P.R. Trowbridge, E.T. Sherwood, P. Tango, and R.A. Batiuk. 2016. Regional monitoring programs in the United States: Synthesis of four case studies from Pacific, Atlantic, and Gulf Coasts. </w:t>
      </w:r>
      <w:r>
        <w:rPr>
          <w:i/>
        </w:rPr>
        <w:t>Regional Studies in Marine Science</w:t>
      </w:r>
      <w:r>
        <w:t xml:space="preserve"> 4: A1–A7.</w:t>
      </w:r>
    </w:p>
    <w:p w14:paraId="35343B99" w14:textId="77777777" w:rsidR="00BB6A5F" w:rsidRDefault="00BC22F8" w:rsidP="009B29B9">
      <w:pPr>
        <w:pStyle w:val="Bibliography"/>
        <w:spacing w:line="480" w:lineRule="auto"/>
      </w:pPr>
      <w:bookmarkStart w:id="87" w:name="ref-Sherwood16"/>
      <w:bookmarkEnd w:id="86"/>
      <w:r>
        <w:t xml:space="preserve">Sherwood, E. T., H. S. Greening, A. J. Janicki, and D. J. Karlen. 2016. Tampa Bay estuary: Monitoring long-term recovery through regional partnerships. </w:t>
      </w:r>
      <w:r>
        <w:rPr>
          <w:i/>
        </w:rPr>
        <w:t>Regional Studies in Marine Science</w:t>
      </w:r>
      <w:r>
        <w:t xml:space="preserve"> 4: 1–11. doi:</w:t>
      </w:r>
      <w:hyperlink r:id="rId54">
        <w:r>
          <w:rPr>
            <w:rStyle w:val="Hyperlink"/>
          </w:rPr>
          <w:t>10.1016/j.rsma.2015.05.005</w:t>
        </w:r>
      </w:hyperlink>
      <w:r>
        <w:t>.</w:t>
      </w:r>
    </w:p>
    <w:p w14:paraId="2FDF22F1" w14:textId="77777777" w:rsidR="00BB6A5F" w:rsidRDefault="00BC22F8" w:rsidP="009B29B9">
      <w:pPr>
        <w:pStyle w:val="Bibliography"/>
        <w:spacing w:line="480" w:lineRule="auto"/>
      </w:pPr>
      <w:bookmarkStart w:id="88" w:name="ref-Sherwood17"/>
      <w:bookmarkEnd w:id="87"/>
      <w:r>
        <w:t xml:space="preserve">Sherwood, E. T., H. S. Greening, J. O. R. Johansson, K. Kaufman, and G. Raulerson. 2017. Tampa Bay (Florida, USA): Documenting seagrass recovery since the 1980s and reviewing the benefits. </w:t>
      </w:r>
      <w:r>
        <w:rPr>
          <w:i/>
        </w:rPr>
        <w:t>Southeastern Geographer</w:t>
      </w:r>
      <w:r>
        <w:t xml:space="preserve"> 57: 294–319.</w:t>
      </w:r>
    </w:p>
    <w:p w14:paraId="1E4C4089" w14:textId="77777777" w:rsidR="00BB6A5F" w:rsidRDefault="00BC22F8" w:rsidP="009B29B9">
      <w:pPr>
        <w:pStyle w:val="Bibliography"/>
        <w:spacing w:line="480" w:lineRule="auto"/>
      </w:pPr>
      <w:bookmarkStart w:id="89" w:name="ref-Spurgeon98"/>
      <w:bookmarkEnd w:id="88"/>
      <w:r>
        <w:t xml:space="preserve">Spurgeon, J. 1998. The socio-economic costs and benefits of coastal habitat rehabilitation and creation. </w:t>
      </w:r>
      <w:r>
        <w:rPr>
          <w:i/>
        </w:rPr>
        <w:t>Marine Pollution Bulletin</w:t>
      </w:r>
      <w:r>
        <w:t xml:space="preserve"> 37: 373–382. doi:</w:t>
      </w:r>
      <w:hyperlink r:id="rId55">
        <w:r>
          <w:rPr>
            <w:rStyle w:val="Hyperlink"/>
          </w:rPr>
          <w:t>10.1016/S0025-326X(99)00074-0</w:t>
        </w:r>
      </w:hyperlink>
      <w:r>
        <w:t>.</w:t>
      </w:r>
    </w:p>
    <w:p w14:paraId="6E547819" w14:textId="77777777" w:rsidR="00BB6A5F" w:rsidRDefault="00BC22F8" w:rsidP="009B29B9">
      <w:pPr>
        <w:pStyle w:val="Bibliography"/>
        <w:spacing w:line="480" w:lineRule="auto"/>
      </w:pPr>
      <w:bookmarkStart w:id="90" w:name="ref-SWFWMD18"/>
      <w:bookmarkEnd w:id="89"/>
      <w:r>
        <w:t>SWFWMD (Southwest Florida Water Management District). 2018. Southwest Florida Water Management District Geospatial Open Data Portal.</w:t>
      </w:r>
      <w:r w:rsidR="00B45E1A">
        <w:t xml:space="preserve"> </w:t>
      </w:r>
      <w:hyperlink r:id="rId56" w:history="1">
        <w:r w:rsidR="00B45E1A" w:rsidRPr="00B45E1A">
          <w:rPr>
            <w:rStyle w:val="Hyperlink"/>
          </w:rPr>
          <w:t>https://data-swfwmd.opendata.arcgis.com/</w:t>
        </w:r>
      </w:hyperlink>
      <w:r w:rsidR="00B45E1A" w:rsidRPr="00B45E1A">
        <w:t xml:space="preserve">. (Accessed </w:t>
      </w:r>
      <w:proofErr w:type="gramStart"/>
      <w:r w:rsidR="00B45E1A" w:rsidRPr="00B45E1A">
        <w:t>January,</w:t>
      </w:r>
      <w:proofErr w:type="gramEnd"/>
      <w:r w:rsidR="00B45E1A" w:rsidRPr="00B45E1A">
        <w:t xml:space="preserve"> 2018)</w:t>
      </w:r>
    </w:p>
    <w:p w14:paraId="399036FE" w14:textId="77777777" w:rsidR="00BB6A5F" w:rsidRDefault="00BC22F8" w:rsidP="009B29B9">
      <w:pPr>
        <w:pStyle w:val="Bibliography"/>
        <w:spacing w:line="480" w:lineRule="auto"/>
      </w:pPr>
      <w:bookmarkStart w:id="91" w:name="ref-TBEP17"/>
      <w:bookmarkEnd w:id="90"/>
      <w:r>
        <w:t>TBEP (Tampa Bay Estuary Program). 2017. Tampa Bay Water Atlas.</w:t>
      </w:r>
      <w:r w:rsidR="00B45E1A">
        <w:t xml:space="preserve"> </w:t>
      </w:r>
      <w:hyperlink r:id="rId57" w:history="1">
        <w:r w:rsidR="00B45E1A" w:rsidRPr="00B45E1A">
          <w:rPr>
            <w:rStyle w:val="Hyperlink"/>
          </w:rPr>
          <w:t>http://www.tampabay.wateratlas.usf.edu/</w:t>
        </w:r>
      </w:hyperlink>
      <w:r w:rsidR="00B45E1A" w:rsidRPr="00B45E1A">
        <w:t xml:space="preserve">. (Accessed </w:t>
      </w:r>
      <w:proofErr w:type="gramStart"/>
      <w:r w:rsidR="00B45E1A" w:rsidRPr="00B45E1A">
        <w:t>July,</w:t>
      </w:r>
      <w:proofErr w:type="gramEnd"/>
      <w:r w:rsidR="00B45E1A" w:rsidRPr="00B45E1A">
        <w:t xml:space="preserve"> 2017)</w:t>
      </w:r>
    </w:p>
    <w:p w14:paraId="6C9A74EE" w14:textId="77777777" w:rsidR="00BB6A5F" w:rsidRDefault="00BC22F8" w:rsidP="009B29B9">
      <w:pPr>
        <w:pStyle w:val="Bibliography"/>
        <w:spacing w:line="480" w:lineRule="auto"/>
      </w:pPr>
      <w:bookmarkStart w:id="92" w:name="ref-Wang99"/>
      <w:bookmarkEnd w:id="91"/>
      <w:r>
        <w:lastRenderedPageBreak/>
        <w:t xml:space="preserve">Wang, P. F., J. Martin, and G. Morrison. 1999. Water quality and eutrophication in Tampa Bay, Florida. </w:t>
      </w:r>
      <w:r>
        <w:rPr>
          <w:i/>
        </w:rPr>
        <w:t>Estuarine, Coastal and Shelf Science</w:t>
      </w:r>
      <w:r>
        <w:t xml:space="preserve"> 49: 1–20.</w:t>
      </w:r>
      <w:bookmarkEnd w:id="54"/>
      <w:bookmarkEnd w:id="92"/>
    </w:p>
    <w:sectPr w:rsidR="00BB6A5F" w:rsidSect="00BC22F8">
      <w:footerReference w:type="default" r:id="rId5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Raphael Mazor" w:date="2019-04-11T14:35:00Z" w:initials="RM">
    <w:p w14:paraId="15D13C96" w14:textId="77777777" w:rsidR="00EE23ED" w:rsidRDefault="00EE23ED">
      <w:pPr>
        <w:pStyle w:val="CommentText"/>
      </w:pPr>
      <w:r>
        <w:rPr>
          <w:rStyle w:val="CommentReference"/>
        </w:rPr>
        <w:annotationRef/>
      </w:r>
      <w:r>
        <w:t>This analysis? Or data collection?</w:t>
      </w:r>
    </w:p>
    <w:p w14:paraId="170DFF4A" w14:textId="77777777" w:rsidR="00EE23ED" w:rsidRDefault="00EE23ED">
      <w:pPr>
        <w:pStyle w:val="CommentText"/>
      </w:pPr>
    </w:p>
    <w:p w14:paraId="0F078796" w14:textId="77777777" w:rsidR="00EE23ED" w:rsidRDefault="00EE23ED">
      <w:pPr>
        <w:pStyle w:val="CommentText"/>
      </w:pPr>
      <w:r>
        <w:t xml:space="preserve">This whole section is probably more appropriate for acknowledgments than intro. </w:t>
      </w:r>
    </w:p>
    <w:p w14:paraId="2EE946D5" w14:textId="77777777" w:rsidR="00EE23ED" w:rsidRDefault="00EE23ED">
      <w:pPr>
        <w:pStyle w:val="CommentText"/>
      </w:pPr>
    </w:p>
    <w:p w14:paraId="464F1BD7" w14:textId="77777777" w:rsidR="00EE23ED" w:rsidRDefault="00EE23ED">
      <w:pPr>
        <w:pStyle w:val="CommentText"/>
      </w:pPr>
      <w:r>
        <w:t>I’d rewrite this slightly if your only purpose is to say that there’s a huge investment (with legal requirements) that demand a full analysis of restoration success. Not sure this is the right level of detail for the point you want to make.</w:t>
      </w:r>
    </w:p>
  </w:comment>
  <w:comment w:id="7" w:author="Raphael Mazor" w:date="2019-04-11T14:38:00Z" w:initials="RM">
    <w:p w14:paraId="63EBE55D" w14:textId="77777777" w:rsidR="00EE23ED" w:rsidRDefault="00EE23ED">
      <w:pPr>
        <w:pStyle w:val="CommentText"/>
      </w:pPr>
      <w:r>
        <w:rPr>
          <w:rStyle w:val="CommentReference"/>
        </w:rPr>
        <w:annotationRef/>
      </w:r>
      <w:r>
        <w:t>This could be stated more clearly.</w:t>
      </w:r>
    </w:p>
    <w:p w14:paraId="6BCB0DF4" w14:textId="77777777" w:rsidR="00EE23ED" w:rsidRDefault="00EE23ED">
      <w:pPr>
        <w:pStyle w:val="CommentText"/>
      </w:pPr>
    </w:p>
    <w:p w14:paraId="67E33C6E" w14:textId="77777777" w:rsidR="00EE23ED" w:rsidRDefault="00EE23ED">
      <w:pPr>
        <w:pStyle w:val="CommentText"/>
      </w:pPr>
      <w:r>
        <w:t xml:space="preserve">Does *any* change in </w:t>
      </w:r>
      <w:proofErr w:type="spellStart"/>
      <w:r>
        <w:t>chl</w:t>
      </w:r>
      <w:proofErr w:type="spellEnd"/>
      <w:r>
        <w:t xml:space="preserve">-a imply a negative impact? Just high levels? </w:t>
      </w:r>
      <w:proofErr w:type="gramStart"/>
      <w:r>
        <w:t>Do</w:t>
      </w:r>
      <w:proofErr w:type="gramEnd"/>
      <w:r>
        <w:t xml:space="preserve"> declines represent success? This is a little </w:t>
      </w:r>
      <w:proofErr w:type="gramStart"/>
      <w:r>
        <w:t>ambiguous, and</w:t>
      </w:r>
      <w:proofErr w:type="gramEnd"/>
      <w:r>
        <w:t xml:space="preserve"> could cause a small bit of heartache.</w:t>
      </w:r>
    </w:p>
  </w:comment>
  <w:comment w:id="11" w:author="Raphael Mazor" w:date="2019-04-11T14:42:00Z" w:initials="RM">
    <w:p w14:paraId="13922C4B" w14:textId="77777777" w:rsidR="00EE23ED" w:rsidRDefault="00EE23ED">
      <w:pPr>
        <w:pStyle w:val="CommentText"/>
      </w:pPr>
      <w:r>
        <w:rPr>
          <w:rStyle w:val="CommentReference"/>
        </w:rPr>
        <w:annotationRef/>
      </w:r>
      <w:r>
        <w:t xml:space="preserve">Add sub-headers for each type of data source (e.g., data sources on restoration projects, data sources on </w:t>
      </w:r>
      <w:proofErr w:type="spellStart"/>
      <w:r>
        <w:t>wq</w:t>
      </w:r>
      <w:proofErr w:type="spellEnd"/>
      <w:r>
        <w:t>)</w:t>
      </w:r>
    </w:p>
  </w:comment>
  <w:comment w:id="12" w:author="Raphael Mazor" w:date="2019-04-11T14:44:00Z" w:initials="RM">
    <w:p w14:paraId="69B9F509" w14:textId="77777777" w:rsidR="00AA588F" w:rsidRDefault="00AA588F">
      <w:pPr>
        <w:pStyle w:val="CommentText"/>
      </w:pPr>
      <w:r>
        <w:rPr>
          <w:rStyle w:val="CommentReference"/>
        </w:rPr>
        <w:annotationRef/>
      </w:r>
      <w:r>
        <w:t xml:space="preserve">This is a </w:t>
      </w:r>
      <w:proofErr w:type="gramStart"/>
      <w:r>
        <w:t>pretty different</w:t>
      </w:r>
      <w:proofErr w:type="gramEnd"/>
      <w:r>
        <w:t xml:space="preserve"> data set from NEP. Are you comparing habitat enhancement vs WQ improvements? That comparison could be clearer in the intro/abstract.</w:t>
      </w:r>
    </w:p>
  </w:comment>
  <w:comment w:id="13" w:author="Raphael Mazor" w:date="2019-04-11T14:41:00Z" w:initials="RM">
    <w:p w14:paraId="1DFA5887" w14:textId="77777777" w:rsidR="00EE23ED" w:rsidRDefault="00EE23ED">
      <w:pPr>
        <w:pStyle w:val="CommentText"/>
      </w:pPr>
      <w:r>
        <w:rPr>
          <w:rStyle w:val="CommentReference"/>
        </w:rPr>
        <w:annotationRef/>
      </w:r>
      <w:r>
        <w:t xml:space="preserve">I want to know if this is the right way to represent restorations. Is </w:t>
      </w:r>
      <w:proofErr w:type="spellStart"/>
      <w:r>
        <w:t>EcoAtlas</w:t>
      </w:r>
      <w:proofErr w:type="spellEnd"/>
      <w:r>
        <w:t xml:space="preserve"> similar? Should we be doing better?</w:t>
      </w:r>
    </w:p>
    <w:p w14:paraId="2822E8FE" w14:textId="77777777" w:rsidR="00EE23ED" w:rsidRDefault="00EE23ED">
      <w:pPr>
        <w:pStyle w:val="CommentText"/>
      </w:pPr>
    </w:p>
    <w:p w14:paraId="5E5129B8" w14:textId="77777777" w:rsidR="00EE23ED" w:rsidRDefault="00EE23ED">
      <w:pPr>
        <w:pStyle w:val="CommentText"/>
      </w:pPr>
      <w:r>
        <w:t>Also, this is redundant with (yet slightly different from) lines 141 to 146.</w:t>
      </w:r>
    </w:p>
  </w:comment>
  <w:comment w:id="14" w:author="Raphael Mazor" w:date="2019-04-11T14:46:00Z" w:initials="RM">
    <w:p w14:paraId="6ABA62B0" w14:textId="77777777" w:rsidR="00AA588F" w:rsidRDefault="00AA588F">
      <w:pPr>
        <w:pStyle w:val="CommentText"/>
      </w:pPr>
      <w:r>
        <w:rPr>
          <w:rStyle w:val="CommentReference"/>
        </w:rPr>
        <w:annotationRef/>
      </w:r>
      <w:r>
        <w:t>Either “laboratory-processed” or “processed in a lab”</w:t>
      </w:r>
    </w:p>
  </w:comment>
  <w:comment w:id="16" w:author="Raphael Mazor" w:date="2019-04-11T14:47:00Z" w:initials="RM">
    <w:p w14:paraId="0B68FAE5" w14:textId="77777777" w:rsidR="00AA588F" w:rsidRDefault="00AA588F">
      <w:pPr>
        <w:pStyle w:val="CommentText"/>
      </w:pPr>
      <w:r>
        <w:rPr>
          <w:rStyle w:val="CommentReference"/>
        </w:rPr>
        <w:annotationRef/>
      </w:r>
      <w:r>
        <w:t>Implicitly, you are using WQ sites to assess individual restoration projects. Make this explicit.</w:t>
      </w:r>
    </w:p>
  </w:comment>
  <w:comment w:id="17" w:author="Raphael Mazor" w:date="2019-04-11T14:40:00Z" w:initials="RM">
    <w:p w14:paraId="556DC775" w14:textId="77777777" w:rsidR="00EE23ED" w:rsidRDefault="00EE23ED">
      <w:pPr>
        <w:pStyle w:val="CommentText"/>
      </w:pPr>
      <w:r>
        <w:rPr>
          <w:rStyle w:val="CommentReference"/>
        </w:rPr>
        <w:annotationRef/>
      </w:r>
      <w:r>
        <w:t>How? And does that mean there’s a 1-to-1 matching going on?</w:t>
      </w:r>
    </w:p>
  </w:comment>
  <w:comment w:id="19" w:author="Raphael Mazor" w:date="2019-04-11T14:39:00Z" w:initials="RM">
    <w:p w14:paraId="6F89AA0B" w14:textId="77777777" w:rsidR="00EE23ED" w:rsidRDefault="00EE23ED">
      <w:pPr>
        <w:pStyle w:val="CommentText"/>
      </w:pPr>
      <w:r>
        <w:rPr>
          <w:rStyle w:val="CommentReference"/>
        </w:rPr>
        <w:annotationRef/>
      </w:r>
      <w:r>
        <w:t>You’re using “before” as an adjective. There may be a better way to say this. “pre-restoration”?</w:t>
      </w:r>
    </w:p>
  </w:comment>
  <w:comment w:id="22" w:author="Raphael Mazor" w:date="2019-04-11T14:49:00Z" w:initials="RM">
    <w:p w14:paraId="0F4D6056" w14:textId="77777777" w:rsidR="00AA588F" w:rsidRDefault="00AA588F">
      <w:pPr>
        <w:pStyle w:val="CommentText"/>
      </w:pPr>
      <w:r>
        <w:rPr>
          <w:rStyle w:val="CommentReference"/>
        </w:rPr>
        <w:annotationRef/>
      </w:r>
      <w:r>
        <w:t xml:space="preserve">So, multiple </w:t>
      </w:r>
      <w:proofErr w:type="spellStart"/>
      <w:r>
        <w:t>wq</w:t>
      </w:r>
      <w:proofErr w:type="spellEnd"/>
      <w:r>
        <w:t xml:space="preserve"> sites per project? </w:t>
      </w:r>
    </w:p>
  </w:comment>
  <w:comment w:id="23" w:author="Raphael Mazor" w:date="2019-04-11T14:49:00Z" w:initials="RM">
    <w:p w14:paraId="26756BEE" w14:textId="77777777" w:rsidR="00AA588F" w:rsidRDefault="00AA588F">
      <w:pPr>
        <w:pStyle w:val="CommentText"/>
      </w:pPr>
      <w:r>
        <w:rPr>
          <w:rStyle w:val="CommentReference"/>
        </w:rPr>
        <w:annotationRef/>
      </w:r>
      <w:r>
        <w:t xml:space="preserve">Begin the paragraph with a topic sentence. What are you about to describe and why? E.g., “We measured success of a restoration project by evaluating changes in WQ at associated </w:t>
      </w:r>
      <w:proofErr w:type="spellStart"/>
      <w:r>
        <w:t>wq</w:t>
      </w:r>
      <w:proofErr w:type="spellEnd"/>
      <w:r>
        <w:t xml:space="preserve"> sites.”</w:t>
      </w:r>
    </w:p>
    <w:p w14:paraId="01BA5525" w14:textId="77777777" w:rsidR="00AA588F" w:rsidRDefault="00AA588F">
      <w:pPr>
        <w:pStyle w:val="CommentText"/>
      </w:pPr>
    </w:p>
    <w:p w14:paraId="64610B16" w14:textId="77777777" w:rsidR="00AA588F" w:rsidRDefault="00AA588F">
      <w:pPr>
        <w:pStyle w:val="CommentText"/>
      </w:pPr>
      <w:r>
        <w:t xml:space="preserve">Starting the </w:t>
      </w:r>
      <w:proofErr w:type="spellStart"/>
      <w:r>
        <w:t>pargraph</w:t>
      </w:r>
      <w:proofErr w:type="spellEnd"/>
      <w:r>
        <w:t xml:space="preserve"> with an equation is </w:t>
      </w:r>
      <w:proofErr w:type="gramStart"/>
      <w:r>
        <w:t>pretty brutal</w:t>
      </w:r>
      <w:proofErr w:type="gramEnd"/>
      <w:r>
        <w:t xml:space="preserve">. Even with a TS, I would precede it with a non-technical description of what the equation is calculating. </w:t>
      </w:r>
      <w:proofErr w:type="spellStart"/>
      <w:r>
        <w:t>Eg.</w:t>
      </w:r>
      <w:proofErr w:type="spellEnd"/>
      <w:r>
        <w:t xml:space="preserve"> “we estimated change in WQ as differences between before and after concentrations, weighted by distance”</w:t>
      </w:r>
    </w:p>
  </w:comment>
  <w:comment w:id="24" w:author="Raphael Mazor" w:date="2019-04-11T14:52:00Z" w:initials="RM">
    <w:p w14:paraId="79F32FFF" w14:textId="77777777" w:rsidR="00AA588F" w:rsidRDefault="00AA588F">
      <w:pPr>
        <w:pStyle w:val="CommentText"/>
      </w:pPr>
      <w:r>
        <w:rPr>
          <w:rStyle w:val="CommentReference"/>
        </w:rPr>
        <w:annotationRef/>
      </w:r>
      <w:r>
        <w:t>This what?</w:t>
      </w:r>
    </w:p>
  </w:comment>
  <w:comment w:id="31" w:author="Raphael Mazor" w:date="2019-04-11T14:56:00Z" w:initials="RM">
    <w:p w14:paraId="0A430859" w14:textId="3EC6645F" w:rsidR="00A31513" w:rsidRDefault="00A31513">
      <w:pPr>
        <w:pStyle w:val="CommentText"/>
      </w:pPr>
      <w:r>
        <w:rPr>
          <w:rStyle w:val="CommentReference"/>
        </w:rPr>
        <w:annotationRef/>
      </w:r>
      <w:r>
        <w:t>This doesn’t say anything. Delete.</w:t>
      </w:r>
    </w:p>
  </w:comment>
  <w:comment w:id="37" w:author="Raphael Mazor" w:date="2019-04-11T14:56:00Z" w:initials="RM">
    <w:p w14:paraId="3C69D460" w14:textId="2CE998FD" w:rsidR="0058015A" w:rsidRDefault="0058015A">
      <w:pPr>
        <w:pStyle w:val="CommentText"/>
      </w:pPr>
      <w:r>
        <w:rPr>
          <w:rStyle w:val="CommentReference"/>
        </w:rPr>
        <w:annotationRef/>
      </w:r>
      <w:r>
        <w:t>Not saying that this is the right answer, but you need to come out with a real conclusion in the first sentence of your discussion. You can be nuanced, but don’t step back from saying something meaningful.</w:t>
      </w:r>
    </w:p>
  </w:comment>
  <w:comment w:id="43" w:author="Raphael Mazor" w:date="2019-04-11T14:58:00Z" w:initials="RM">
    <w:p w14:paraId="02349A07" w14:textId="383C49C5" w:rsidR="0058015A" w:rsidRDefault="0058015A">
      <w:pPr>
        <w:pStyle w:val="CommentText"/>
      </w:pPr>
      <w:r>
        <w:rPr>
          <w:rStyle w:val="CommentReference"/>
        </w:rPr>
        <w:annotationRef/>
      </w:r>
      <w:r>
        <w:t xml:space="preserve">Maybe better to say that this study yields </w:t>
      </w:r>
      <w:proofErr w:type="spellStart"/>
      <w:r>
        <w:t>reocmmendations</w:t>
      </w:r>
      <w:proofErr w:type="spellEnd"/>
      <w:r>
        <w:t xml:space="preserve"> for monitoring restoration projects? Or for planning improvements?</w:t>
      </w:r>
    </w:p>
  </w:comment>
  <w:comment w:id="44" w:author="Raphael Mazor" w:date="2019-04-11T14:59:00Z" w:initials="RM">
    <w:p w14:paraId="0D8565FE" w14:textId="6A2C406F" w:rsidR="0058015A" w:rsidRDefault="0058015A">
      <w:pPr>
        <w:pStyle w:val="CommentText"/>
      </w:pPr>
      <w:r>
        <w:rPr>
          <w:rStyle w:val="CommentReference"/>
        </w:rPr>
        <w:annotationRef/>
      </w:r>
      <w:r>
        <w:t>Say what you mean to say about hysteresis.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4F1BD7" w15:done="0"/>
  <w15:commentEx w15:paraId="67E33C6E" w15:done="0"/>
  <w15:commentEx w15:paraId="13922C4B" w15:done="0"/>
  <w15:commentEx w15:paraId="69B9F509" w15:done="0"/>
  <w15:commentEx w15:paraId="5E5129B8" w15:done="0"/>
  <w15:commentEx w15:paraId="6ABA62B0" w15:done="0"/>
  <w15:commentEx w15:paraId="0B68FAE5" w15:done="0"/>
  <w15:commentEx w15:paraId="556DC775" w15:done="0"/>
  <w15:commentEx w15:paraId="6F89AA0B" w15:done="0"/>
  <w15:commentEx w15:paraId="0F4D6056" w15:done="0"/>
  <w15:commentEx w15:paraId="64610B16" w15:done="0"/>
  <w15:commentEx w15:paraId="79F32FFF" w15:done="0"/>
  <w15:commentEx w15:paraId="0A430859" w15:done="0"/>
  <w15:commentEx w15:paraId="3C69D460" w15:done="0"/>
  <w15:commentEx w15:paraId="02349A07" w15:done="0"/>
  <w15:commentEx w15:paraId="0D8565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4F1BD7" w16cid:durableId="2059CF38"/>
  <w16cid:commentId w16cid:paraId="67E33C6E" w16cid:durableId="2059CFCD"/>
  <w16cid:commentId w16cid:paraId="13922C4B" w16cid:durableId="2059D0D1"/>
  <w16cid:commentId w16cid:paraId="69B9F509" w16cid:durableId="2059D153"/>
  <w16cid:commentId w16cid:paraId="5E5129B8" w16cid:durableId="2059D098"/>
  <w16cid:commentId w16cid:paraId="6ABA62B0" w16cid:durableId="2059D1C1"/>
  <w16cid:commentId w16cid:paraId="0B68FAE5" w16cid:durableId="2059D200"/>
  <w16cid:commentId w16cid:paraId="556DC775" w16cid:durableId="2059D071"/>
  <w16cid:commentId w16cid:paraId="6F89AA0B" w16cid:durableId="2059D03B"/>
  <w16cid:commentId w16cid:paraId="0F4D6056" w16cid:durableId="2059D270"/>
  <w16cid:commentId w16cid:paraId="64610B16" w16cid:durableId="2059D281"/>
  <w16cid:commentId w16cid:paraId="79F32FFF" w16cid:durableId="2059D324"/>
  <w16cid:commentId w16cid:paraId="0A430859" w16cid:durableId="2059D408"/>
  <w16cid:commentId w16cid:paraId="3C69D460" w16cid:durableId="2059D42C"/>
  <w16cid:commentId w16cid:paraId="02349A07" w16cid:durableId="2059D495"/>
  <w16cid:commentId w16cid:paraId="0D8565FE" w16cid:durableId="2059D4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1628F" w14:textId="77777777" w:rsidR="00652C7C" w:rsidRDefault="00652C7C">
      <w:pPr>
        <w:spacing w:after="0"/>
      </w:pPr>
      <w:r>
        <w:separator/>
      </w:r>
    </w:p>
  </w:endnote>
  <w:endnote w:type="continuationSeparator" w:id="0">
    <w:p w14:paraId="0BC56D68" w14:textId="77777777" w:rsidR="00652C7C" w:rsidRDefault="00652C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5B79FC72" w14:textId="77777777" w:rsidR="00EE23ED" w:rsidRDefault="00EE23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D6957A" w14:textId="77777777" w:rsidR="00EE23ED" w:rsidRDefault="00EE2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7D6DD" w14:textId="77777777" w:rsidR="00652C7C" w:rsidRDefault="00652C7C">
      <w:r>
        <w:separator/>
      </w:r>
    </w:p>
  </w:footnote>
  <w:footnote w:type="continuationSeparator" w:id="0">
    <w:p w14:paraId="2762ABC8" w14:textId="77777777" w:rsidR="00652C7C" w:rsidRDefault="00652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939EA5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zor">
    <w15:presenceInfo w15:providerId="AD" w15:userId="S-1-5-21-1046985400-190588863-2059224091-13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67BF"/>
    <w:rsid w:val="002439C1"/>
    <w:rsid w:val="00286524"/>
    <w:rsid w:val="002878BF"/>
    <w:rsid w:val="004E29B3"/>
    <w:rsid w:val="00517511"/>
    <w:rsid w:val="0058015A"/>
    <w:rsid w:val="00590D07"/>
    <w:rsid w:val="00652C7C"/>
    <w:rsid w:val="00784D58"/>
    <w:rsid w:val="008775A5"/>
    <w:rsid w:val="0089388C"/>
    <w:rsid w:val="008C32A2"/>
    <w:rsid w:val="008D6863"/>
    <w:rsid w:val="009B29B9"/>
    <w:rsid w:val="00A3033B"/>
    <w:rsid w:val="00A31513"/>
    <w:rsid w:val="00AA588F"/>
    <w:rsid w:val="00B25F99"/>
    <w:rsid w:val="00B45E1A"/>
    <w:rsid w:val="00B86B75"/>
    <w:rsid w:val="00BB6A5F"/>
    <w:rsid w:val="00BC22F8"/>
    <w:rsid w:val="00BC48D5"/>
    <w:rsid w:val="00BD74A7"/>
    <w:rsid w:val="00C36279"/>
    <w:rsid w:val="00C96238"/>
    <w:rsid w:val="00E315A3"/>
    <w:rsid w:val="00EE23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88EB"/>
  <w15:docId w15:val="{1E68D84A-AB8A-46E9-A879-D02220E0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BC22F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22F8"/>
    <w:rPr>
      <w:rFonts w:ascii="Segoe UI" w:hAnsi="Segoe UI" w:cs="Segoe UI"/>
      <w:sz w:val="18"/>
      <w:szCs w:val="18"/>
    </w:rPr>
  </w:style>
  <w:style w:type="character" w:styleId="UnresolvedMention">
    <w:name w:val="Unresolved Mention"/>
    <w:basedOn w:val="DefaultParagraphFont"/>
    <w:uiPriority w:val="99"/>
    <w:semiHidden/>
    <w:unhideWhenUsed/>
    <w:rsid w:val="00C96238"/>
    <w:rPr>
      <w:color w:val="605E5C"/>
      <w:shd w:val="clear" w:color="auto" w:fill="E1DFDD"/>
    </w:rPr>
  </w:style>
  <w:style w:type="character" w:styleId="CommentReference">
    <w:name w:val="annotation reference"/>
    <w:basedOn w:val="DefaultParagraphFont"/>
    <w:semiHidden/>
    <w:unhideWhenUsed/>
    <w:rsid w:val="00EE23ED"/>
    <w:rPr>
      <w:sz w:val="16"/>
      <w:szCs w:val="16"/>
    </w:rPr>
  </w:style>
  <w:style w:type="paragraph" w:styleId="CommentText">
    <w:name w:val="annotation text"/>
    <w:basedOn w:val="Normal"/>
    <w:link w:val="CommentTextChar"/>
    <w:semiHidden/>
    <w:unhideWhenUsed/>
    <w:rsid w:val="00EE23ED"/>
    <w:rPr>
      <w:sz w:val="20"/>
      <w:szCs w:val="20"/>
    </w:rPr>
  </w:style>
  <w:style w:type="character" w:customStyle="1" w:styleId="CommentTextChar">
    <w:name w:val="Comment Text Char"/>
    <w:basedOn w:val="DefaultParagraphFont"/>
    <w:link w:val="CommentText"/>
    <w:semiHidden/>
    <w:rsid w:val="00EE23ED"/>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EE23ED"/>
    <w:rPr>
      <w:b/>
      <w:bCs/>
    </w:rPr>
  </w:style>
  <w:style w:type="character" w:customStyle="1" w:styleId="CommentSubjectChar">
    <w:name w:val="Comment Subject Char"/>
    <w:basedOn w:val="CommentTextChar"/>
    <w:link w:val="CommentSubject"/>
    <w:semiHidden/>
    <w:rsid w:val="00EE23E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gispub2.epa.gov/NEPmap/" TargetMode="External"/><Relationship Id="rId26" Type="http://schemas.openxmlformats.org/officeDocument/2006/relationships/image" Target="media/image6.png"/><Relationship Id="rId39" Type="http://schemas.openxmlformats.org/officeDocument/2006/relationships/hyperlink" Target="https://www.restorethegulf.gov/sites/default/files/Initial%20Comprehensive%20Plan%20Aug%202013.pdf" TargetMode="External"/><Relationship Id="rId21" Type="http://schemas.openxmlformats.org/officeDocument/2006/relationships/image" Target="media/image1.png"/><Relationship Id="rId34" Type="http://schemas.openxmlformats.org/officeDocument/2006/relationships/hyperlink" Target="https://doi.org/10.1007/s12237-010-9347-5" TargetMode="External"/><Relationship Id="rId42" Type="http://schemas.openxmlformats.org/officeDocument/2006/relationships/hyperlink" Target="https://doi.org/10.1007/BF02798646" TargetMode="External"/><Relationship Id="rId47" Type="http://schemas.openxmlformats.org/officeDocument/2006/relationships/hyperlink" Target="https://doi.org/10.1016/j.scitotenv.2019.01.125" TargetMode="External"/><Relationship Id="rId50" Type="http://schemas.openxmlformats.org/officeDocument/2006/relationships/hyperlink" Target="https://doi.org/10.1046/j.1526-100X.2002.02033.x" TargetMode="External"/><Relationship Id="rId55" Type="http://schemas.openxmlformats.org/officeDocument/2006/relationships/hyperlink" Target="https://doi.org/10.1016/S0025-326X(99)00074-0" TargetMode="External"/><Relationship Id="rId7" Type="http://schemas.openxmlformats.org/officeDocument/2006/relationships/hyperlink" Target="mailto:marcusb@sccwrp.org" TargetMode="External"/><Relationship Id="rId2" Type="http://schemas.openxmlformats.org/officeDocument/2006/relationships/styles" Target="styles.xml"/><Relationship Id="rId16" Type="http://schemas.openxmlformats.org/officeDocument/2006/relationships/hyperlink" Target="http://www.laed.uscourts.gov/sites/default/files/OilSpill/4042016ConsentDecree_0.pdf" TargetMode="External"/><Relationship Id="rId29" Type="http://schemas.openxmlformats.org/officeDocument/2006/relationships/hyperlink" Target="https://doi.org/10.1111/j.1526-100X.2005.00019.x" TargetMode="External"/><Relationship Id="rId11" Type="http://schemas.openxmlformats.org/officeDocument/2006/relationships/hyperlink" Target="mailto:kathryn.b.ireland@gmail.com" TargetMode="External"/><Relationship Id="rId24" Type="http://schemas.openxmlformats.org/officeDocument/2006/relationships/image" Target="media/image4.png"/><Relationship Id="rId32" Type="http://schemas.openxmlformats.org/officeDocument/2006/relationships/hyperlink" Target="https://doi.org/10.1007/s12237-017-0287-1" TargetMode="External"/><Relationship Id="rId37" Type="http://schemas.openxmlformats.org/officeDocument/2006/relationships/hyperlink" Target="https://doi.org/10.3368/er.29.1-2.111" TargetMode="External"/><Relationship Id="rId40" Type="http://schemas.openxmlformats.org/officeDocument/2006/relationships/hyperlink" Target="https://www.restorethegulf.gov/sites/default/files/CO-L_20161208_CompPlanUpdate_English.pdf.%20" TargetMode="External"/><Relationship Id="rId45" Type="http://schemas.openxmlformats.org/officeDocument/2006/relationships/hyperlink" Target="https://doi.org/10.1046/j.1526-100x.2001.009002239.x" TargetMode="External"/><Relationship Id="rId53" Type="http://schemas.openxmlformats.org/officeDocument/2006/relationships/hyperlink" Target="http://www.R-project.org"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apdb.tbeptech.org/index.php" TargetMode="Externa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oi.org/10.1890/15-1077" TargetMode="External"/><Relationship Id="rId35" Type="http://schemas.openxmlformats.org/officeDocument/2006/relationships/hyperlink" Target="https://doi.org/10.1016/j.scitotenv.2016.05.111" TargetMode="External"/><Relationship Id="rId43" Type="http://schemas.openxmlformats.org/officeDocument/2006/relationships/hyperlink" Target="https://doi.org/10.1016/j.ecss.2014.10.003" TargetMode="External"/><Relationship Id="rId48" Type="http://schemas.openxmlformats.org/officeDocument/2006/relationships/hyperlink" Target="https://doi.org/10.2134/jeq2009.0108" TargetMode="External"/><Relationship Id="rId56" Type="http://schemas.openxmlformats.org/officeDocument/2006/relationships/hyperlink" Target="https://data-swfwmd.opendata.arcgis.com/" TargetMode="External"/><Relationship Id="rId8" Type="http://schemas.openxmlformats.org/officeDocument/2006/relationships/hyperlink" Target="mailto:esherwood@tbep.org" TargetMode="External"/><Relationship Id="rId51" Type="http://schemas.openxmlformats.org/officeDocument/2006/relationships/hyperlink" Target="http://www.gulfspillrestoration.noaa.gov/restoration-planning/gulf-plan" TargetMode="External"/><Relationship Id="rId3" Type="http://schemas.openxmlformats.org/officeDocument/2006/relationships/settings" Target="settings.xml"/><Relationship Id="rId12" Type="http://schemas.openxmlformats.org/officeDocument/2006/relationships/hyperlink" Target="mailto:pvarela@geosyntec.com" TargetMode="External"/><Relationship Id="rId17" Type="http://schemas.openxmlformats.org/officeDocument/2006/relationships/hyperlink" Target="http://maps.wateratlas.usf.edu/tampabay/" TargetMode="External"/><Relationship Id="rId25" Type="http://schemas.openxmlformats.org/officeDocument/2006/relationships/image" Target="media/image5.png"/><Relationship Id="rId33" Type="http://schemas.openxmlformats.org/officeDocument/2006/relationships/hyperlink" Target="https://doi.org/10.1016/j.marpolbul.2016.06.027" TargetMode="External"/><Relationship Id="rId38" Type="http://schemas.openxmlformats.org/officeDocument/2006/relationships/hyperlink" Target="https://doi.org/10.1002/fee.1282" TargetMode="External"/><Relationship Id="rId46" Type="http://schemas.openxmlformats.org/officeDocument/2006/relationships/hyperlink" Target="https://doi.org/10.1016/S0025-326X(99)00139-3" TargetMode="External"/><Relationship Id="rId59" Type="http://schemas.openxmlformats.org/officeDocument/2006/relationships/fontTable" Target="fontTable.xml"/><Relationship Id="rId20" Type="http://schemas.openxmlformats.org/officeDocument/2006/relationships/hyperlink" Target="http://doi.org/10.5281/zenodo.2539623" TargetMode="External"/><Relationship Id="rId41" Type="http://schemas.openxmlformats.org/officeDocument/2006/relationships/hyperlink" Target="http://gulfcouncil.org/wp-content/uploads/B-7-a-Recreational-State-Management-for-Red-Snapper.pdf" TargetMode="External"/><Relationship Id="rId54" Type="http://schemas.openxmlformats.org/officeDocument/2006/relationships/hyperlink" Target="https://doi.org/10.1016/j.rsma.2015.05.005" TargetMode="External"/><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hyperlink" Target="https://doi.org/10.1002/wat2.1229" TargetMode="External"/><Relationship Id="rId36" Type="http://schemas.openxmlformats.org/officeDocument/2006/relationships/hyperlink" Target="https://doi.org/10.1002/ecs2.1242" TargetMode="External"/><Relationship Id="rId49" Type="http://schemas.openxmlformats.org/officeDocument/2006/relationships/hyperlink" Target="https://doi.org/10.17226/23476" TargetMode="External"/><Relationship Id="rId57" Type="http://schemas.openxmlformats.org/officeDocument/2006/relationships/hyperlink" Target="http://www.tampabay.wateratlas.usf.edu/" TargetMode="External"/><Relationship Id="rId10" Type="http://schemas.openxmlformats.org/officeDocument/2006/relationships/hyperlink" Target="mailto:kdorans@tulane.edu" TargetMode="External"/><Relationship Id="rId31" Type="http://schemas.openxmlformats.org/officeDocument/2006/relationships/hyperlink" Target="https://doi.org/10.1007/s10666-015-9452-8" TargetMode="External"/><Relationship Id="rId44" Type="http://schemas.openxmlformats.org/officeDocument/2006/relationships/hyperlink" Target="https://doi.org/10.1890/1540-9295(2005)003%5b0259:RWPBPT%5d2.0.CO;2" TargetMode="External"/><Relationship Id="rId52" Type="http://schemas.openxmlformats.org/officeDocument/2006/relationships/hyperlink" Target="https://doi.org/10.1093/reep/ret024" TargetMode="External"/><Relationship Id="rId60"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mailto:jessica.henkel@restorethegulf.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12050</Words>
  <Characters>63147</Characters>
  <Application>Microsoft Office Word</Application>
  <DocSecurity>0</DocSecurity>
  <Lines>942</Lines>
  <Paragraphs>346</Paragraphs>
  <ScaleCrop>false</ScaleCrop>
  <HeadingPairs>
    <vt:vector size="2" baseType="variant">
      <vt:variant>
        <vt:lpstr>Title</vt:lpstr>
      </vt:variant>
      <vt:variant>
        <vt:i4>1</vt:i4>
      </vt:variant>
    </vt:vector>
  </HeadingPairs>
  <TitlesOfParts>
    <vt:vector size="1" baseType="lpstr">
      <vt:lpstr>Assessment of the cumulative effects of restoration activities on water quality in Tampa Bay, Florida</vt:lpstr>
    </vt:vector>
  </TitlesOfParts>
  <Company/>
  <LinksUpToDate>false</LinksUpToDate>
  <CharactersWithSpaces>74851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Raphael Mazor</dc:creator>
  <cp:keywords/>
  <cp:lastModifiedBy>Raphael Mazor</cp:lastModifiedBy>
  <cp:revision>3</cp:revision>
  <dcterms:created xsi:type="dcterms:W3CDTF">2019-04-11T21:53:00Z</dcterms:created>
  <dcterms:modified xsi:type="dcterms:W3CDTF">2019-04-11T21:59:00Z</dcterms:modified>
</cp:coreProperties>
</file>